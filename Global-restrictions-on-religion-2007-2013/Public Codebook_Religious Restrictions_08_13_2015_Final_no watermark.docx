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391C" w:rsidRDefault="001B77BC" w:rsidP="0090391C">
      <w:pPr>
        <w:pStyle w:val="Heading2"/>
        <w:spacing w:line="240" w:lineRule="auto"/>
        <w:jc w:val="center"/>
      </w:pPr>
      <w:bookmarkStart w:id="0" w:name="_GoBack"/>
      <w:bookmarkEnd w:id="0"/>
      <w:r>
        <w:t xml:space="preserve">Codebook for </w:t>
      </w:r>
      <w:r w:rsidR="00FD6D49">
        <w:t>Pew</w:t>
      </w:r>
      <w:r>
        <w:t xml:space="preserve"> Research Center’s</w:t>
      </w:r>
    </w:p>
    <w:p w:rsidR="001B77BC" w:rsidRDefault="001B77BC" w:rsidP="0090391C">
      <w:pPr>
        <w:pStyle w:val="Heading2"/>
        <w:spacing w:line="240" w:lineRule="auto"/>
        <w:jc w:val="center"/>
      </w:pPr>
      <w:r>
        <w:t xml:space="preserve"> Global Restrictions on Religion Data</w:t>
      </w:r>
      <w:r w:rsidR="00811AAA">
        <w:t xml:space="preserve"> (published </w:t>
      </w:r>
      <w:r w:rsidR="00811AAA" w:rsidRPr="00980A6D">
        <w:rPr>
          <w:highlight w:val="yellow"/>
        </w:rPr>
        <w:t>DATE TK</w:t>
      </w:r>
      <w:r w:rsidR="00811AAA">
        <w:t>)</w:t>
      </w:r>
    </w:p>
    <w:p w:rsidR="00863838" w:rsidRPr="00863838" w:rsidRDefault="005B559F" w:rsidP="00A71866">
      <w:pPr>
        <w:pStyle w:val="Heading2"/>
        <w:spacing w:line="288" w:lineRule="auto"/>
      </w:pPr>
      <w:r>
        <w:t>Background</w:t>
      </w:r>
    </w:p>
    <w:p w:rsidR="004C04E0" w:rsidRDefault="004C04E0" w:rsidP="00A71866">
      <w:pPr>
        <w:pStyle w:val="Heading2"/>
        <w:spacing w:line="288" w:lineRule="auto"/>
      </w:pPr>
      <w:r w:rsidRPr="004C04E0">
        <w:rPr>
          <w:rFonts w:ascii="Times New Roman" w:hAnsi="Times New Roman" w:cs="Times New Roman"/>
          <w:sz w:val="24"/>
          <w:szCs w:val="24"/>
        </w:rPr>
        <w:t xml:space="preserve">In December 2009, </w:t>
      </w:r>
      <w:r w:rsidR="00FD6D49">
        <w:rPr>
          <w:rFonts w:ascii="Times New Roman" w:hAnsi="Times New Roman" w:cs="Times New Roman"/>
          <w:sz w:val="24"/>
          <w:szCs w:val="24"/>
        </w:rPr>
        <w:t>Pew</w:t>
      </w:r>
      <w:r>
        <w:rPr>
          <w:rFonts w:ascii="Times New Roman" w:hAnsi="Times New Roman" w:cs="Times New Roman"/>
          <w:sz w:val="24"/>
          <w:szCs w:val="24"/>
        </w:rPr>
        <w:t xml:space="preserve"> Research Center released “Global Restrictions on Religion,” the first in a series of </w:t>
      </w:r>
      <w:r w:rsidR="00C55D5A">
        <w:rPr>
          <w:rFonts w:ascii="Times New Roman" w:hAnsi="Times New Roman" w:cs="Times New Roman"/>
          <w:sz w:val="24"/>
          <w:szCs w:val="24"/>
        </w:rPr>
        <w:t xml:space="preserve">annual </w:t>
      </w:r>
      <w:r>
        <w:rPr>
          <w:rFonts w:ascii="Times New Roman" w:hAnsi="Times New Roman" w:cs="Times New Roman"/>
          <w:sz w:val="24"/>
          <w:szCs w:val="24"/>
        </w:rPr>
        <w:t xml:space="preserve">reports </w:t>
      </w:r>
      <w:r w:rsidR="00C55D5A">
        <w:rPr>
          <w:rFonts w:ascii="Times New Roman" w:hAnsi="Times New Roman" w:cs="Times New Roman"/>
          <w:sz w:val="24"/>
          <w:szCs w:val="24"/>
        </w:rPr>
        <w:t>on</w:t>
      </w:r>
      <w:r>
        <w:rPr>
          <w:rFonts w:ascii="Times New Roman" w:hAnsi="Times New Roman" w:cs="Times New Roman"/>
          <w:sz w:val="24"/>
          <w:szCs w:val="24"/>
        </w:rPr>
        <w:t xml:space="preserve"> a data</w:t>
      </w:r>
      <w:r w:rsidR="0017109E">
        <w:rPr>
          <w:rFonts w:ascii="Times New Roman" w:hAnsi="Times New Roman" w:cs="Times New Roman"/>
          <w:sz w:val="24"/>
          <w:szCs w:val="24"/>
        </w:rPr>
        <w:t>-</w:t>
      </w:r>
      <w:r>
        <w:rPr>
          <w:rFonts w:ascii="Times New Roman" w:hAnsi="Times New Roman" w:cs="Times New Roman"/>
          <w:sz w:val="24"/>
          <w:szCs w:val="24"/>
        </w:rPr>
        <w:t xml:space="preserve">coding project </w:t>
      </w:r>
      <w:r w:rsidR="00D161A6">
        <w:rPr>
          <w:rFonts w:ascii="Times New Roman" w:hAnsi="Times New Roman" w:cs="Times New Roman"/>
          <w:sz w:val="24"/>
          <w:szCs w:val="24"/>
        </w:rPr>
        <w:t>that seeks to measure</w:t>
      </w:r>
      <w:r>
        <w:rPr>
          <w:rFonts w:ascii="Times New Roman" w:hAnsi="Times New Roman" w:cs="Times New Roman"/>
          <w:sz w:val="24"/>
          <w:szCs w:val="24"/>
        </w:rPr>
        <w:t xml:space="preserve"> levels of government restrictions on religion and social hostilities involving religion around the world.</w:t>
      </w:r>
    </w:p>
    <w:p w:rsidR="005841E3" w:rsidRPr="005841E3" w:rsidRDefault="005841E3" w:rsidP="005841E3">
      <w:pPr>
        <w:pStyle w:val="Heading5"/>
        <w:spacing w:before="240"/>
        <w:rPr>
          <w:rStyle w:val="PFSubSubSection"/>
          <w:rFonts w:ascii="Franklin Gothic Demi" w:hAnsi="Franklin Gothic Demi" w:cstheme="majorBidi"/>
          <w:i/>
          <w:color w:val="auto"/>
          <w:sz w:val="24"/>
          <w:szCs w:val="24"/>
        </w:rPr>
      </w:pPr>
      <w:r w:rsidRPr="00DC4C9E">
        <w:rPr>
          <w:rStyle w:val="PFMainbody"/>
          <w:rFonts w:ascii="Times New Roman" w:hAnsi="Times New Roman" w:cs="Times New Roman"/>
          <w:i w:val="0"/>
          <w:sz w:val="24"/>
        </w:rPr>
        <w:t xml:space="preserve">The reports </w:t>
      </w:r>
      <w:r w:rsidR="000A6AED">
        <w:rPr>
          <w:rStyle w:val="PFMainbody"/>
          <w:rFonts w:ascii="Times New Roman" w:hAnsi="Times New Roman" w:cs="Times New Roman"/>
          <w:i w:val="0"/>
          <w:sz w:val="24"/>
        </w:rPr>
        <w:t xml:space="preserve">use </w:t>
      </w:r>
      <w:r w:rsidRPr="00DC4C9E">
        <w:rPr>
          <w:rStyle w:val="PFMainbody"/>
          <w:rFonts w:ascii="Times New Roman" w:hAnsi="Times New Roman" w:cs="Times New Roman"/>
          <w:i w:val="0"/>
          <w:sz w:val="24"/>
        </w:rPr>
        <w:t xml:space="preserve">two </w:t>
      </w:r>
      <w:r w:rsidR="000A6AED">
        <w:rPr>
          <w:rStyle w:val="PFMainbody"/>
          <w:rFonts w:ascii="Times New Roman" w:hAnsi="Times New Roman" w:cs="Times New Roman"/>
          <w:i w:val="0"/>
          <w:sz w:val="24"/>
        </w:rPr>
        <w:t xml:space="preserve">indexes to rate nearly 200 countries and self-governing territories on their levels of restrictions and hostilities. </w:t>
      </w:r>
      <w:r w:rsidRPr="00DC4C9E">
        <w:rPr>
          <w:rStyle w:val="PFMainbody"/>
          <w:rFonts w:ascii="Times New Roman" w:hAnsi="Times New Roman" w:cs="Times New Roman"/>
          <w:i w:val="0"/>
          <w:sz w:val="24"/>
        </w:rPr>
        <w:t xml:space="preserve">The Government Restrictions Index </w:t>
      </w:r>
      <w:r w:rsidR="00707249">
        <w:rPr>
          <w:rStyle w:val="PFMainbody"/>
          <w:rFonts w:ascii="Times New Roman" w:hAnsi="Times New Roman" w:cs="Times New Roman"/>
          <w:i w:val="0"/>
          <w:sz w:val="24"/>
        </w:rPr>
        <w:t xml:space="preserve">(GRI) </w:t>
      </w:r>
      <w:r w:rsidRPr="00DC4C9E">
        <w:rPr>
          <w:rStyle w:val="PFMainbody"/>
          <w:rFonts w:ascii="Times New Roman" w:hAnsi="Times New Roman" w:cs="Times New Roman"/>
          <w:i w:val="0"/>
          <w:sz w:val="24"/>
        </w:rPr>
        <w:t xml:space="preserve">is based on 20 indicators of ways that national and local governments restrict religion, including through coercion and force. The Social Hostilities Index </w:t>
      </w:r>
      <w:r w:rsidR="00707249">
        <w:rPr>
          <w:rStyle w:val="PFMainbody"/>
          <w:rFonts w:ascii="Times New Roman" w:hAnsi="Times New Roman" w:cs="Times New Roman"/>
          <w:i w:val="0"/>
          <w:sz w:val="24"/>
        </w:rPr>
        <w:t xml:space="preserve">(SHI) </w:t>
      </w:r>
      <w:r w:rsidRPr="00DC4C9E">
        <w:rPr>
          <w:rStyle w:val="PFMainbody"/>
          <w:rFonts w:ascii="Times New Roman" w:hAnsi="Times New Roman" w:cs="Times New Roman"/>
          <w:i w:val="0"/>
          <w:sz w:val="24"/>
        </w:rPr>
        <w:t xml:space="preserve">is based on 13 indicators of ways in which private individuals and social groups infringe </w:t>
      </w:r>
      <w:r w:rsidR="00FD6D49">
        <w:rPr>
          <w:rStyle w:val="PFMainbody"/>
          <w:rFonts w:ascii="Times New Roman" w:hAnsi="Times New Roman" w:cs="Times New Roman"/>
          <w:i w:val="0"/>
          <w:sz w:val="24"/>
        </w:rPr>
        <w:t>up</w:t>
      </w:r>
      <w:r w:rsidRPr="00DC4C9E">
        <w:rPr>
          <w:rStyle w:val="PFMainbody"/>
          <w:rFonts w:ascii="Times New Roman" w:hAnsi="Times New Roman" w:cs="Times New Roman"/>
          <w:i w:val="0"/>
          <w:sz w:val="24"/>
        </w:rPr>
        <w:t xml:space="preserve">on religious beliefs and practices, including religiously biased crimes, mob violence and efforts to stop particular religious groups from growing or operating. The </w:t>
      </w:r>
      <w:r w:rsidR="000A6AED">
        <w:rPr>
          <w:rStyle w:val="PFMainbody"/>
          <w:rFonts w:ascii="Times New Roman" w:hAnsi="Times New Roman" w:cs="Times New Roman"/>
          <w:i w:val="0"/>
          <w:sz w:val="24"/>
        </w:rPr>
        <w:t xml:space="preserve">reports </w:t>
      </w:r>
      <w:r w:rsidR="005513E2">
        <w:rPr>
          <w:rStyle w:val="PFMainbody"/>
          <w:rFonts w:ascii="Times New Roman" w:hAnsi="Times New Roman" w:cs="Times New Roman"/>
          <w:i w:val="0"/>
          <w:sz w:val="24"/>
        </w:rPr>
        <w:t xml:space="preserve">include </w:t>
      </w:r>
      <w:r w:rsidR="000A6AED">
        <w:rPr>
          <w:rStyle w:val="PFMainbody"/>
          <w:rFonts w:ascii="Times New Roman" w:hAnsi="Times New Roman" w:cs="Times New Roman"/>
          <w:i w:val="0"/>
          <w:sz w:val="24"/>
        </w:rPr>
        <w:t xml:space="preserve">data on </w:t>
      </w:r>
      <w:r w:rsidRPr="00DC4C9E">
        <w:rPr>
          <w:rStyle w:val="PFMainbody"/>
          <w:rFonts w:ascii="Times New Roman" w:hAnsi="Times New Roman" w:cs="Times New Roman"/>
          <w:i w:val="0"/>
          <w:sz w:val="24"/>
        </w:rPr>
        <w:t>the number and types of documented incidents of religion-related violence, including terrorism and armed conflict.</w:t>
      </w:r>
    </w:p>
    <w:p w:rsidR="00F92BA1" w:rsidRDefault="004C04E0" w:rsidP="00A71866">
      <w:pPr>
        <w:pStyle w:val="Heading2"/>
        <w:spacing w:line="288" w:lineRule="auto"/>
        <w:rPr>
          <w:rFonts w:ascii="Times New Roman" w:hAnsi="Times New Roman" w:cs="Times New Roman"/>
          <w:sz w:val="24"/>
          <w:szCs w:val="24"/>
        </w:rPr>
      </w:pPr>
      <w:r>
        <w:rPr>
          <w:rFonts w:ascii="Times New Roman" w:hAnsi="Times New Roman" w:cs="Times New Roman"/>
          <w:sz w:val="24"/>
          <w:szCs w:val="24"/>
        </w:rPr>
        <w:t xml:space="preserve">As of </w:t>
      </w:r>
      <w:r w:rsidR="00C77F17">
        <w:rPr>
          <w:rFonts w:ascii="Times New Roman" w:hAnsi="Times New Roman" w:cs="Times New Roman"/>
          <w:sz w:val="24"/>
          <w:szCs w:val="24"/>
        </w:rPr>
        <w:t xml:space="preserve">February </w:t>
      </w:r>
      <w:r>
        <w:rPr>
          <w:rFonts w:ascii="Times New Roman" w:hAnsi="Times New Roman" w:cs="Times New Roman"/>
          <w:sz w:val="24"/>
          <w:szCs w:val="24"/>
        </w:rPr>
        <w:t>201</w:t>
      </w:r>
      <w:r w:rsidR="00AE2960">
        <w:rPr>
          <w:rFonts w:ascii="Times New Roman" w:hAnsi="Times New Roman" w:cs="Times New Roman"/>
          <w:sz w:val="24"/>
          <w:szCs w:val="24"/>
        </w:rPr>
        <w:t>5</w:t>
      </w:r>
      <w:r>
        <w:rPr>
          <w:rFonts w:ascii="Times New Roman" w:hAnsi="Times New Roman" w:cs="Times New Roman"/>
          <w:sz w:val="24"/>
          <w:szCs w:val="24"/>
        </w:rPr>
        <w:t xml:space="preserve">, </w:t>
      </w:r>
      <w:r w:rsidR="00980A6D">
        <w:rPr>
          <w:rFonts w:ascii="Times New Roman" w:hAnsi="Times New Roman" w:cs="Times New Roman"/>
          <w:sz w:val="24"/>
          <w:szCs w:val="24"/>
        </w:rPr>
        <w:t xml:space="preserve">Pew Research had published </w:t>
      </w:r>
      <w:r w:rsidR="00AE2960">
        <w:rPr>
          <w:rFonts w:ascii="Times New Roman" w:hAnsi="Times New Roman" w:cs="Times New Roman"/>
          <w:sz w:val="24"/>
          <w:szCs w:val="24"/>
        </w:rPr>
        <w:t>six</w:t>
      </w:r>
      <w:r>
        <w:rPr>
          <w:rFonts w:ascii="Times New Roman" w:hAnsi="Times New Roman" w:cs="Times New Roman"/>
          <w:sz w:val="24"/>
          <w:szCs w:val="24"/>
        </w:rPr>
        <w:t xml:space="preserve"> reports </w:t>
      </w:r>
      <w:r w:rsidR="00980A6D">
        <w:rPr>
          <w:rFonts w:ascii="Times New Roman" w:hAnsi="Times New Roman" w:cs="Times New Roman"/>
          <w:sz w:val="24"/>
          <w:szCs w:val="24"/>
        </w:rPr>
        <w:t xml:space="preserve">on global restrictions on </w:t>
      </w:r>
      <w:proofErr w:type="gramStart"/>
      <w:r w:rsidR="00980A6D">
        <w:rPr>
          <w:rFonts w:ascii="Times New Roman" w:hAnsi="Times New Roman" w:cs="Times New Roman"/>
          <w:sz w:val="24"/>
          <w:szCs w:val="24"/>
        </w:rPr>
        <w:t>religion,</w:t>
      </w:r>
      <w:proofErr w:type="gramEnd"/>
      <w:r w:rsidR="00980A6D">
        <w:rPr>
          <w:rFonts w:ascii="Times New Roman" w:hAnsi="Times New Roman" w:cs="Times New Roman"/>
          <w:sz w:val="24"/>
          <w:szCs w:val="24"/>
        </w:rPr>
        <w:t xml:space="preserve"> </w:t>
      </w:r>
      <w:r w:rsidR="00EB5CD8">
        <w:rPr>
          <w:rFonts w:ascii="Times New Roman" w:hAnsi="Times New Roman" w:cs="Times New Roman"/>
          <w:sz w:val="24"/>
          <w:szCs w:val="24"/>
        </w:rPr>
        <w:t>analyz</w:t>
      </w:r>
      <w:r>
        <w:rPr>
          <w:rFonts w:ascii="Times New Roman" w:hAnsi="Times New Roman" w:cs="Times New Roman"/>
          <w:sz w:val="24"/>
          <w:szCs w:val="24"/>
        </w:rPr>
        <w:t xml:space="preserve">ing </w:t>
      </w:r>
      <w:r w:rsidR="00811AAA">
        <w:rPr>
          <w:rFonts w:ascii="Times New Roman" w:hAnsi="Times New Roman" w:cs="Times New Roman"/>
          <w:sz w:val="24"/>
          <w:szCs w:val="24"/>
        </w:rPr>
        <w:t xml:space="preserve">a total of </w:t>
      </w:r>
      <w:r w:rsidR="00AE2960">
        <w:rPr>
          <w:rFonts w:ascii="Times New Roman" w:hAnsi="Times New Roman" w:cs="Times New Roman"/>
          <w:sz w:val="24"/>
          <w:szCs w:val="24"/>
        </w:rPr>
        <w:t xml:space="preserve">seven </w:t>
      </w:r>
      <w:r>
        <w:rPr>
          <w:rFonts w:ascii="Times New Roman" w:hAnsi="Times New Roman" w:cs="Times New Roman"/>
          <w:sz w:val="24"/>
          <w:szCs w:val="24"/>
        </w:rPr>
        <w:t>years’ worth of data</w:t>
      </w:r>
      <w:r w:rsidR="00811AAA">
        <w:rPr>
          <w:rFonts w:ascii="Times New Roman" w:hAnsi="Times New Roman" w:cs="Times New Roman"/>
          <w:sz w:val="24"/>
          <w:szCs w:val="24"/>
        </w:rPr>
        <w:t xml:space="preserve"> (the first </w:t>
      </w:r>
      <w:r w:rsidR="004552CA">
        <w:rPr>
          <w:rFonts w:ascii="Times New Roman" w:hAnsi="Times New Roman" w:cs="Times New Roman"/>
          <w:sz w:val="24"/>
          <w:szCs w:val="24"/>
        </w:rPr>
        <w:t xml:space="preserve">two </w:t>
      </w:r>
      <w:r w:rsidR="00811AAA">
        <w:rPr>
          <w:rFonts w:ascii="Times New Roman" w:hAnsi="Times New Roman" w:cs="Times New Roman"/>
          <w:sz w:val="24"/>
          <w:szCs w:val="24"/>
        </w:rPr>
        <w:t>report</w:t>
      </w:r>
      <w:r w:rsidR="004552CA">
        <w:rPr>
          <w:rFonts w:ascii="Times New Roman" w:hAnsi="Times New Roman" w:cs="Times New Roman"/>
          <w:sz w:val="24"/>
          <w:szCs w:val="24"/>
        </w:rPr>
        <w:t>s</w:t>
      </w:r>
      <w:r w:rsidR="00811AAA">
        <w:rPr>
          <w:rFonts w:ascii="Times New Roman" w:hAnsi="Times New Roman" w:cs="Times New Roman"/>
          <w:sz w:val="24"/>
          <w:szCs w:val="24"/>
        </w:rPr>
        <w:t xml:space="preserve"> </w:t>
      </w:r>
      <w:r w:rsidR="004552CA">
        <w:rPr>
          <w:rFonts w:ascii="Times New Roman" w:hAnsi="Times New Roman" w:cs="Times New Roman"/>
          <w:sz w:val="24"/>
          <w:szCs w:val="24"/>
        </w:rPr>
        <w:t>covered a total of three years, from</w:t>
      </w:r>
      <w:r w:rsidR="00C01642">
        <w:rPr>
          <w:rFonts w:ascii="Times New Roman" w:hAnsi="Times New Roman" w:cs="Times New Roman"/>
          <w:sz w:val="24"/>
          <w:szCs w:val="24"/>
        </w:rPr>
        <w:t xml:space="preserve"> 2007 to 2009</w:t>
      </w:r>
      <w:r w:rsidR="007014CA">
        <w:rPr>
          <w:rFonts w:ascii="Times New Roman" w:hAnsi="Times New Roman" w:cs="Times New Roman"/>
          <w:sz w:val="24"/>
          <w:szCs w:val="24"/>
        </w:rPr>
        <w:t>)</w:t>
      </w:r>
      <w:r w:rsidR="004552CA">
        <w:rPr>
          <w:rFonts w:ascii="Times New Roman" w:hAnsi="Times New Roman" w:cs="Times New Roman"/>
          <w:sz w:val="24"/>
          <w:szCs w:val="24"/>
        </w:rPr>
        <w:t>.</w:t>
      </w:r>
      <w:r w:rsidR="00AE2960">
        <w:rPr>
          <w:rFonts w:ascii="Times New Roman" w:hAnsi="Times New Roman" w:cs="Times New Roman"/>
          <w:sz w:val="24"/>
          <w:szCs w:val="24"/>
        </w:rPr>
        <w:t xml:space="preserve"> </w:t>
      </w:r>
      <w:r w:rsidR="00EB5CD8">
        <w:rPr>
          <w:rFonts w:ascii="Times New Roman" w:hAnsi="Times New Roman" w:cs="Times New Roman"/>
          <w:sz w:val="24"/>
          <w:szCs w:val="24"/>
        </w:rPr>
        <w:t xml:space="preserve">Each report </w:t>
      </w:r>
      <w:r w:rsidR="00826BC5">
        <w:rPr>
          <w:rFonts w:ascii="Times New Roman" w:hAnsi="Times New Roman" w:cs="Times New Roman"/>
          <w:sz w:val="24"/>
          <w:szCs w:val="24"/>
        </w:rPr>
        <w:t xml:space="preserve">has </w:t>
      </w:r>
      <w:r w:rsidR="00EB5CD8">
        <w:rPr>
          <w:rFonts w:ascii="Times New Roman" w:hAnsi="Times New Roman" w:cs="Times New Roman"/>
          <w:sz w:val="24"/>
          <w:szCs w:val="24"/>
        </w:rPr>
        <w:t xml:space="preserve">included </w:t>
      </w:r>
      <w:r w:rsidR="004552CA">
        <w:rPr>
          <w:rFonts w:ascii="Times New Roman" w:hAnsi="Times New Roman" w:cs="Times New Roman"/>
          <w:sz w:val="24"/>
          <w:szCs w:val="24"/>
        </w:rPr>
        <w:t>an</w:t>
      </w:r>
      <w:r w:rsidR="00AE2960">
        <w:rPr>
          <w:rFonts w:ascii="Times New Roman" w:hAnsi="Times New Roman" w:cs="Times New Roman"/>
          <w:sz w:val="24"/>
          <w:szCs w:val="24"/>
        </w:rPr>
        <w:t xml:space="preserve"> appendix </w:t>
      </w:r>
      <w:r w:rsidR="00C21F47">
        <w:rPr>
          <w:rFonts w:ascii="Times New Roman" w:hAnsi="Times New Roman" w:cs="Times New Roman"/>
          <w:sz w:val="24"/>
          <w:szCs w:val="24"/>
        </w:rPr>
        <w:t>list</w:t>
      </w:r>
      <w:r w:rsidR="00EB5CD8">
        <w:rPr>
          <w:rFonts w:ascii="Times New Roman" w:hAnsi="Times New Roman" w:cs="Times New Roman"/>
          <w:sz w:val="24"/>
          <w:szCs w:val="24"/>
        </w:rPr>
        <w:t>ing</w:t>
      </w:r>
      <w:r w:rsidR="00AE2960">
        <w:rPr>
          <w:rFonts w:ascii="Times New Roman" w:hAnsi="Times New Roman" w:cs="Times New Roman"/>
          <w:sz w:val="24"/>
          <w:szCs w:val="24"/>
        </w:rPr>
        <w:t xml:space="preserve"> country</w:t>
      </w:r>
      <w:r w:rsidR="00826BC5">
        <w:rPr>
          <w:rFonts w:ascii="Times New Roman" w:hAnsi="Times New Roman" w:cs="Times New Roman"/>
          <w:sz w:val="24"/>
          <w:szCs w:val="24"/>
        </w:rPr>
        <w:t>-level</w:t>
      </w:r>
      <w:r w:rsidR="00AE2960">
        <w:rPr>
          <w:rFonts w:ascii="Times New Roman" w:hAnsi="Times New Roman" w:cs="Times New Roman"/>
          <w:sz w:val="24"/>
          <w:szCs w:val="24"/>
        </w:rPr>
        <w:t xml:space="preserve"> score</w:t>
      </w:r>
      <w:r w:rsidR="00826BC5">
        <w:rPr>
          <w:rFonts w:ascii="Times New Roman" w:hAnsi="Times New Roman" w:cs="Times New Roman"/>
          <w:sz w:val="24"/>
          <w:szCs w:val="24"/>
        </w:rPr>
        <w:t>s</w:t>
      </w:r>
      <w:r w:rsidR="00AE2960">
        <w:rPr>
          <w:rFonts w:ascii="Times New Roman" w:hAnsi="Times New Roman" w:cs="Times New Roman"/>
          <w:sz w:val="24"/>
          <w:szCs w:val="24"/>
        </w:rPr>
        <w:t xml:space="preserve"> on every </w:t>
      </w:r>
      <w:r w:rsidR="00C21F47">
        <w:rPr>
          <w:rFonts w:ascii="Times New Roman" w:hAnsi="Times New Roman" w:cs="Times New Roman"/>
          <w:sz w:val="24"/>
          <w:szCs w:val="24"/>
        </w:rPr>
        <w:t>indicator</w:t>
      </w:r>
      <w:r w:rsidR="00826BC5">
        <w:rPr>
          <w:rFonts w:ascii="Times New Roman" w:hAnsi="Times New Roman" w:cs="Times New Roman"/>
          <w:sz w:val="24"/>
          <w:szCs w:val="24"/>
        </w:rPr>
        <w:t xml:space="preserve"> for the time period covered by the report</w:t>
      </w:r>
      <w:r w:rsidR="00C21F47">
        <w:rPr>
          <w:rFonts w:ascii="Times New Roman" w:hAnsi="Times New Roman" w:cs="Times New Roman"/>
          <w:sz w:val="24"/>
          <w:szCs w:val="24"/>
        </w:rPr>
        <w:t>, but until now</w:t>
      </w:r>
      <w:r w:rsidR="00FD6D49">
        <w:rPr>
          <w:rFonts w:ascii="Times New Roman" w:hAnsi="Times New Roman" w:cs="Times New Roman"/>
          <w:sz w:val="24"/>
          <w:szCs w:val="24"/>
        </w:rPr>
        <w:t>,</w:t>
      </w:r>
      <w:r w:rsidR="00AE2960">
        <w:rPr>
          <w:rFonts w:ascii="Times New Roman" w:hAnsi="Times New Roman" w:cs="Times New Roman"/>
          <w:sz w:val="24"/>
          <w:szCs w:val="24"/>
        </w:rPr>
        <w:t xml:space="preserve"> the data </w:t>
      </w:r>
      <w:r w:rsidR="003B2A57">
        <w:rPr>
          <w:rFonts w:ascii="Times New Roman" w:hAnsi="Times New Roman" w:cs="Times New Roman"/>
          <w:sz w:val="24"/>
          <w:szCs w:val="24"/>
        </w:rPr>
        <w:t xml:space="preserve">were </w:t>
      </w:r>
      <w:r w:rsidR="00AE2960">
        <w:rPr>
          <w:rFonts w:ascii="Times New Roman" w:hAnsi="Times New Roman" w:cs="Times New Roman"/>
          <w:sz w:val="24"/>
          <w:szCs w:val="24"/>
        </w:rPr>
        <w:t>no</w:t>
      </w:r>
      <w:r w:rsidR="00C21F47">
        <w:rPr>
          <w:rFonts w:ascii="Times New Roman" w:hAnsi="Times New Roman" w:cs="Times New Roman"/>
          <w:sz w:val="24"/>
          <w:szCs w:val="24"/>
        </w:rPr>
        <w:t>t available</w:t>
      </w:r>
      <w:r w:rsidR="00AE2960">
        <w:rPr>
          <w:rFonts w:ascii="Times New Roman" w:hAnsi="Times New Roman" w:cs="Times New Roman"/>
          <w:sz w:val="24"/>
          <w:szCs w:val="24"/>
        </w:rPr>
        <w:t xml:space="preserve"> in a downloadable format. </w:t>
      </w:r>
      <w:r w:rsidR="005450CB">
        <w:rPr>
          <w:rFonts w:ascii="Times New Roman" w:hAnsi="Times New Roman" w:cs="Times New Roman"/>
          <w:sz w:val="24"/>
          <w:szCs w:val="24"/>
        </w:rPr>
        <w:t xml:space="preserve">In order to provide </w:t>
      </w:r>
      <w:r w:rsidR="00F35E7D">
        <w:rPr>
          <w:rFonts w:ascii="Times New Roman" w:hAnsi="Times New Roman" w:cs="Times New Roman"/>
          <w:sz w:val="24"/>
          <w:szCs w:val="24"/>
        </w:rPr>
        <w:t xml:space="preserve">social science </w:t>
      </w:r>
      <w:r w:rsidR="005450CB">
        <w:rPr>
          <w:rFonts w:ascii="Times New Roman" w:hAnsi="Times New Roman" w:cs="Times New Roman"/>
          <w:sz w:val="24"/>
          <w:szCs w:val="24"/>
        </w:rPr>
        <w:t xml:space="preserve">researchers and the general public </w:t>
      </w:r>
      <w:r w:rsidR="00C21F47">
        <w:rPr>
          <w:rFonts w:ascii="Times New Roman" w:hAnsi="Times New Roman" w:cs="Times New Roman"/>
          <w:sz w:val="24"/>
          <w:szCs w:val="24"/>
        </w:rPr>
        <w:t xml:space="preserve">with easier </w:t>
      </w:r>
      <w:r w:rsidR="005450CB">
        <w:rPr>
          <w:rFonts w:ascii="Times New Roman" w:hAnsi="Times New Roman" w:cs="Times New Roman"/>
          <w:sz w:val="24"/>
          <w:szCs w:val="24"/>
        </w:rPr>
        <w:t xml:space="preserve">access to the data, Pew Research Center </w:t>
      </w:r>
      <w:r w:rsidR="006642B8">
        <w:rPr>
          <w:rFonts w:ascii="Times New Roman" w:hAnsi="Times New Roman" w:cs="Times New Roman"/>
          <w:sz w:val="24"/>
          <w:szCs w:val="24"/>
        </w:rPr>
        <w:t xml:space="preserve">now </w:t>
      </w:r>
      <w:r w:rsidR="00FD6D49">
        <w:rPr>
          <w:rFonts w:ascii="Times New Roman" w:hAnsi="Times New Roman" w:cs="Times New Roman"/>
          <w:sz w:val="24"/>
          <w:szCs w:val="24"/>
        </w:rPr>
        <w:t xml:space="preserve">has </w:t>
      </w:r>
      <w:r w:rsidR="005450CB">
        <w:rPr>
          <w:rFonts w:ascii="Times New Roman" w:hAnsi="Times New Roman" w:cs="Times New Roman"/>
          <w:sz w:val="24"/>
          <w:szCs w:val="24"/>
        </w:rPr>
        <w:t>releas</w:t>
      </w:r>
      <w:r w:rsidR="00F35E7D">
        <w:rPr>
          <w:rFonts w:ascii="Times New Roman" w:hAnsi="Times New Roman" w:cs="Times New Roman"/>
          <w:sz w:val="24"/>
          <w:szCs w:val="24"/>
        </w:rPr>
        <w:t>ed</w:t>
      </w:r>
      <w:r w:rsidR="005450CB">
        <w:rPr>
          <w:rFonts w:ascii="Times New Roman" w:hAnsi="Times New Roman" w:cs="Times New Roman"/>
          <w:sz w:val="24"/>
          <w:szCs w:val="24"/>
        </w:rPr>
        <w:t xml:space="preserve"> the f</w:t>
      </w:r>
      <w:r w:rsidR="008B4D1D">
        <w:rPr>
          <w:rFonts w:ascii="Times New Roman" w:hAnsi="Times New Roman" w:cs="Times New Roman"/>
          <w:sz w:val="24"/>
          <w:szCs w:val="24"/>
        </w:rPr>
        <w:t>ull</w:t>
      </w:r>
      <w:r w:rsidR="005450CB">
        <w:rPr>
          <w:rFonts w:ascii="Times New Roman" w:hAnsi="Times New Roman" w:cs="Times New Roman"/>
          <w:sz w:val="24"/>
          <w:szCs w:val="24"/>
        </w:rPr>
        <w:t xml:space="preserve"> dataset and this </w:t>
      </w:r>
      <w:r w:rsidR="00F35E7D">
        <w:rPr>
          <w:rFonts w:ascii="Times New Roman" w:hAnsi="Times New Roman" w:cs="Times New Roman"/>
          <w:sz w:val="24"/>
          <w:szCs w:val="24"/>
        </w:rPr>
        <w:t>explanatory document (“</w:t>
      </w:r>
      <w:r w:rsidR="005450CB">
        <w:rPr>
          <w:rFonts w:ascii="Times New Roman" w:hAnsi="Times New Roman" w:cs="Times New Roman"/>
          <w:sz w:val="24"/>
          <w:szCs w:val="24"/>
        </w:rPr>
        <w:t>codebook</w:t>
      </w:r>
      <w:r w:rsidR="00F35E7D">
        <w:rPr>
          <w:rFonts w:ascii="Times New Roman" w:hAnsi="Times New Roman" w:cs="Times New Roman"/>
          <w:sz w:val="24"/>
          <w:szCs w:val="24"/>
        </w:rPr>
        <w:t>”)</w:t>
      </w:r>
      <w:r w:rsidR="00AE2960">
        <w:rPr>
          <w:rFonts w:ascii="Times New Roman" w:hAnsi="Times New Roman" w:cs="Times New Roman"/>
          <w:sz w:val="24"/>
          <w:szCs w:val="24"/>
        </w:rPr>
        <w:t xml:space="preserve">. </w:t>
      </w:r>
    </w:p>
    <w:p w:rsidR="005A6309" w:rsidRDefault="00AE2960" w:rsidP="00A71866">
      <w:pPr>
        <w:pStyle w:val="Heading2"/>
        <w:spacing w:line="288" w:lineRule="auto"/>
        <w:rPr>
          <w:rFonts w:ascii="Times New Roman" w:hAnsi="Times New Roman" w:cs="Times New Roman"/>
          <w:sz w:val="24"/>
          <w:szCs w:val="24"/>
        </w:rPr>
      </w:pPr>
      <w:r>
        <w:rPr>
          <w:rFonts w:ascii="Times New Roman" w:hAnsi="Times New Roman" w:cs="Times New Roman"/>
          <w:sz w:val="24"/>
          <w:szCs w:val="24"/>
        </w:rPr>
        <w:t>Th</w:t>
      </w:r>
      <w:r w:rsidR="008B4D1D">
        <w:rPr>
          <w:rFonts w:ascii="Times New Roman" w:hAnsi="Times New Roman" w:cs="Times New Roman"/>
          <w:sz w:val="24"/>
          <w:szCs w:val="24"/>
        </w:rPr>
        <w:t>e</w:t>
      </w:r>
      <w:r>
        <w:rPr>
          <w:rFonts w:ascii="Times New Roman" w:hAnsi="Times New Roman" w:cs="Times New Roman"/>
          <w:sz w:val="24"/>
          <w:szCs w:val="24"/>
        </w:rPr>
        <w:t xml:space="preserve"> codebook </w:t>
      </w:r>
      <w:r w:rsidR="00826BC5">
        <w:rPr>
          <w:rFonts w:ascii="Times New Roman" w:hAnsi="Times New Roman" w:cs="Times New Roman"/>
          <w:sz w:val="24"/>
          <w:szCs w:val="24"/>
        </w:rPr>
        <w:t>explains</w:t>
      </w:r>
      <w:r w:rsidR="005A6309">
        <w:rPr>
          <w:rFonts w:ascii="Times New Roman" w:hAnsi="Times New Roman" w:cs="Times New Roman"/>
          <w:sz w:val="24"/>
          <w:szCs w:val="24"/>
        </w:rPr>
        <w:t xml:space="preserve"> the </w:t>
      </w:r>
      <w:r w:rsidR="00707249">
        <w:rPr>
          <w:rFonts w:ascii="Times New Roman" w:hAnsi="Times New Roman" w:cs="Times New Roman"/>
          <w:sz w:val="24"/>
          <w:szCs w:val="24"/>
        </w:rPr>
        <w:t>data</w:t>
      </w:r>
      <w:r w:rsidR="0017109E">
        <w:rPr>
          <w:rFonts w:ascii="Times New Roman" w:hAnsi="Times New Roman" w:cs="Times New Roman"/>
          <w:sz w:val="24"/>
          <w:szCs w:val="24"/>
        </w:rPr>
        <w:t>-</w:t>
      </w:r>
      <w:r w:rsidR="005A6309">
        <w:rPr>
          <w:rFonts w:ascii="Times New Roman" w:hAnsi="Times New Roman" w:cs="Times New Roman"/>
          <w:sz w:val="24"/>
          <w:szCs w:val="24"/>
        </w:rPr>
        <w:t>coding proces</w:t>
      </w:r>
      <w:r w:rsidR="008B4D1D">
        <w:rPr>
          <w:rFonts w:ascii="Times New Roman" w:hAnsi="Times New Roman" w:cs="Times New Roman"/>
          <w:sz w:val="24"/>
          <w:szCs w:val="24"/>
        </w:rPr>
        <w:t>s</w:t>
      </w:r>
      <w:r w:rsidR="00D72623">
        <w:rPr>
          <w:rFonts w:ascii="Times New Roman" w:hAnsi="Times New Roman" w:cs="Times New Roman"/>
          <w:sz w:val="24"/>
          <w:szCs w:val="24"/>
        </w:rPr>
        <w:t>, s</w:t>
      </w:r>
      <w:r w:rsidR="003125FB">
        <w:rPr>
          <w:rFonts w:ascii="Times New Roman" w:hAnsi="Times New Roman" w:cs="Times New Roman"/>
          <w:sz w:val="24"/>
          <w:szCs w:val="24"/>
        </w:rPr>
        <w:t>ources of information</w:t>
      </w:r>
      <w:r w:rsidR="00826BC5">
        <w:rPr>
          <w:rFonts w:ascii="Times New Roman" w:hAnsi="Times New Roman" w:cs="Times New Roman"/>
          <w:sz w:val="24"/>
          <w:szCs w:val="24"/>
        </w:rPr>
        <w:t xml:space="preserve"> and construction of the </w:t>
      </w:r>
      <w:proofErr w:type="gramStart"/>
      <w:r w:rsidR="00826BC5">
        <w:rPr>
          <w:rFonts w:ascii="Times New Roman" w:hAnsi="Times New Roman" w:cs="Times New Roman"/>
          <w:sz w:val="24"/>
          <w:szCs w:val="24"/>
        </w:rPr>
        <w:t>ind</w:t>
      </w:r>
      <w:r w:rsidR="0017109E">
        <w:rPr>
          <w:rFonts w:ascii="Times New Roman" w:hAnsi="Times New Roman" w:cs="Times New Roman"/>
          <w:sz w:val="24"/>
          <w:szCs w:val="24"/>
        </w:rPr>
        <w:t>exes</w:t>
      </w:r>
      <w:proofErr w:type="gramEnd"/>
      <w:r w:rsidR="009831DE">
        <w:rPr>
          <w:rFonts w:ascii="Times New Roman" w:hAnsi="Times New Roman" w:cs="Times New Roman"/>
          <w:sz w:val="24"/>
          <w:szCs w:val="24"/>
        </w:rPr>
        <w:t xml:space="preserve">. It details </w:t>
      </w:r>
      <w:r w:rsidR="005A6309">
        <w:rPr>
          <w:rFonts w:ascii="Times New Roman" w:hAnsi="Times New Roman" w:cs="Times New Roman"/>
          <w:sz w:val="24"/>
          <w:szCs w:val="24"/>
        </w:rPr>
        <w:t>some</w:t>
      </w:r>
      <w:r w:rsidR="009831DE">
        <w:rPr>
          <w:rFonts w:ascii="Times New Roman" w:hAnsi="Times New Roman" w:cs="Times New Roman"/>
          <w:sz w:val="24"/>
          <w:szCs w:val="24"/>
        </w:rPr>
        <w:t xml:space="preserve"> </w:t>
      </w:r>
      <w:r w:rsidR="003125FB">
        <w:rPr>
          <w:rFonts w:ascii="Times New Roman" w:hAnsi="Times New Roman" w:cs="Times New Roman"/>
          <w:sz w:val="24"/>
          <w:szCs w:val="24"/>
        </w:rPr>
        <w:t>methodological ch</w:t>
      </w:r>
      <w:r w:rsidR="009831DE">
        <w:rPr>
          <w:rFonts w:ascii="Times New Roman" w:hAnsi="Times New Roman" w:cs="Times New Roman"/>
          <w:sz w:val="24"/>
          <w:szCs w:val="24"/>
        </w:rPr>
        <w:t>anges that have been made</w:t>
      </w:r>
      <w:r w:rsidR="003125FB">
        <w:rPr>
          <w:rFonts w:ascii="Times New Roman" w:hAnsi="Times New Roman" w:cs="Times New Roman"/>
          <w:sz w:val="24"/>
          <w:szCs w:val="24"/>
        </w:rPr>
        <w:t xml:space="preserve"> since the project began</w:t>
      </w:r>
      <w:r w:rsidR="00826BC5">
        <w:rPr>
          <w:rFonts w:ascii="Times New Roman" w:hAnsi="Times New Roman" w:cs="Times New Roman"/>
          <w:sz w:val="24"/>
          <w:szCs w:val="24"/>
        </w:rPr>
        <w:t xml:space="preserve">, and it </w:t>
      </w:r>
      <w:r w:rsidR="009831DE">
        <w:rPr>
          <w:rFonts w:ascii="Times New Roman" w:hAnsi="Times New Roman" w:cs="Times New Roman"/>
          <w:sz w:val="24"/>
          <w:szCs w:val="24"/>
        </w:rPr>
        <w:t xml:space="preserve">briefly describes efforts by </w:t>
      </w:r>
      <w:r w:rsidR="00FD6D49">
        <w:rPr>
          <w:rFonts w:ascii="Times New Roman" w:hAnsi="Times New Roman" w:cs="Times New Roman"/>
          <w:sz w:val="24"/>
          <w:szCs w:val="24"/>
        </w:rPr>
        <w:t>Pew</w:t>
      </w:r>
      <w:r w:rsidR="009831DE">
        <w:rPr>
          <w:rFonts w:ascii="Times New Roman" w:hAnsi="Times New Roman" w:cs="Times New Roman"/>
          <w:sz w:val="24"/>
          <w:szCs w:val="24"/>
        </w:rPr>
        <w:t xml:space="preserve"> Research Center to assess potential sources of measurement bias</w:t>
      </w:r>
      <w:r w:rsidR="003125FB">
        <w:rPr>
          <w:rFonts w:ascii="Times New Roman" w:hAnsi="Times New Roman" w:cs="Times New Roman"/>
          <w:sz w:val="24"/>
          <w:szCs w:val="24"/>
        </w:rPr>
        <w:t>.</w:t>
      </w:r>
      <w:r w:rsidR="00BE37D3">
        <w:rPr>
          <w:rFonts w:ascii="Times New Roman" w:hAnsi="Times New Roman" w:cs="Times New Roman"/>
          <w:sz w:val="24"/>
          <w:szCs w:val="24"/>
        </w:rPr>
        <w:t xml:space="preserve"> </w:t>
      </w:r>
      <w:r w:rsidR="005A6309">
        <w:rPr>
          <w:rFonts w:ascii="Times New Roman" w:hAnsi="Times New Roman" w:cs="Times New Roman"/>
          <w:sz w:val="24"/>
          <w:szCs w:val="24"/>
        </w:rPr>
        <w:t>It includes</w:t>
      </w:r>
      <w:r w:rsidR="00D161A6">
        <w:rPr>
          <w:rFonts w:ascii="Times New Roman" w:hAnsi="Times New Roman" w:cs="Times New Roman"/>
          <w:sz w:val="24"/>
          <w:szCs w:val="24"/>
        </w:rPr>
        <w:t xml:space="preserve"> </w:t>
      </w:r>
      <w:r w:rsidR="0092796F">
        <w:rPr>
          <w:rFonts w:ascii="Times New Roman" w:hAnsi="Times New Roman" w:cs="Times New Roman"/>
          <w:sz w:val="24"/>
          <w:szCs w:val="24"/>
        </w:rPr>
        <w:t xml:space="preserve">an annotated version of the questionnaire used to code data throughout the project, </w:t>
      </w:r>
      <w:r w:rsidR="005A6309">
        <w:rPr>
          <w:rFonts w:ascii="Times New Roman" w:hAnsi="Times New Roman" w:cs="Times New Roman"/>
          <w:sz w:val="24"/>
          <w:szCs w:val="24"/>
        </w:rPr>
        <w:t>with definitions of key terms and scoring procedures</w:t>
      </w:r>
      <w:r w:rsidR="00707249">
        <w:rPr>
          <w:rFonts w:ascii="Times New Roman" w:hAnsi="Times New Roman" w:cs="Times New Roman"/>
          <w:sz w:val="24"/>
          <w:szCs w:val="24"/>
        </w:rPr>
        <w:t>.</w:t>
      </w:r>
    </w:p>
    <w:p w:rsidR="00BE37D3" w:rsidRDefault="005450CB" w:rsidP="00A71866">
      <w:pPr>
        <w:pStyle w:val="Heading2"/>
        <w:spacing w:line="288" w:lineRule="auto"/>
        <w:rPr>
          <w:rFonts w:ascii="Times New Roman" w:hAnsi="Times New Roman" w:cs="Times New Roman"/>
          <w:sz w:val="24"/>
          <w:szCs w:val="24"/>
        </w:rPr>
      </w:pPr>
      <w:r>
        <w:rPr>
          <w:rFonts w:ascii="Times New Roman" w:hAnsi="Times New Roman" w:cs="Times New Roman"/>
          <w:sz w:val="24"/>
          <w:szCs w:val="24"/>
        </w:rPr>
        <w:t xml:space="preserve">The data </w:t>
      </w:r>
      <w:r w:rsidR="003B2A57">
        <w:rPr>
          <w:rFonts w:ascii="Times New Roman" w:hAnsi="Times New Roman" w:cs="Times New Roman"/>
          <w:sz w:val="24"/>
          <w:szCs w:val="24"/>
        </w:rPr>
        <w:t xml:space="preserve">are </w:t>
      </w:r>
      <w:r>
        <w:rPr>
          <w:rFonts w:ascii="Times New Roman" w:hAnsi="Times New Roman" w:cs="Times New Roman"/>
          <w:sz w:val="24"/>
          <w:szCs w:val="24"/>
        </w:rPr>
        <w:t xml:space="preserve">presented as a </w:t>
      </w:r>
      <w:r w:rsidRPr="00980A6D">
        <w:rPr>
          <w:rFonts w:ascii="Times New Roman" w:hAnsi="Times New Roman" w:cs="Times New Roman"/>
          <w:sz w:val="24"/>
          <w:szCs w:val="24"/>
        </w:rPr>
        <w:t>long</w:t>
      </w:r>
      <w:r w:rsidR="00B920FA">
        <w:rPr>
          <w:rFonts w:ascii="Times New Roman" w:hAnsi="Times New Roman" w:cs="Times New Roman"/>
          <w:sz w:val="24"/>
          <w:szCs w:val="24"/>
        </w:rPr>
        <w:t>-</w:t>
      </w:r>
      <w:r w:rsidRPr="00980A6D">
        <w:rPr>
          <w:rFonts w:ascii="Times New Roman" w:hAnsi="Times New Roman" w:cs="Times New Roman"/>
          <w:sz w:val="24"/>
          <w:szCs w:val="24"/>
        </w:rPr>
        <w:t>format dataset</w:t>
      </w:r>
      <w:r w:rsidR="003B2A57">
        <w:rPr>
          <w:rFonts w:ascii="Times New Roman" w:hAnsi="Times New Roman" w:cs="Times New Roman"/>
          <w:sz w:val="24"/>
          <w:szCs w:val="24"/>
        </w:rPr>
        <w:t xml:space="preserve">, in which </w:t>
      </w:r>
      <w:r>
        <w:rPr>
          <w:rFonts w:ascii="Times New Roman" w:hAnsi="Times New Roman" w:cs="Times New Roman"/>
          <w:sz w:val="24"/>
          <w:szCs w:val="24"/>
        </w:rPr>
        <w:t xml:space="preserve">each row is a </w:t>
      </w:r>
      <w:r w:rsidR="0017109E">
        <w:rPr>
          <w:rFonts w:ascii="Times New Roman" w:hAnsi="Times New Roman" w:cs="Times New Roman"/>
          <w:sz w:val="24"/>
          <w:szCs w:val="24"/>
        </w:rPr>
        <w:t>c</w:t>
      </w:r>
      <w:r>
        <w:rPr>
          <w:rFonts w:ascii="Times New Roman" w:hAnsi="Times New Roman" w:cs="Times New Roman"/>
          <w:sz w:val="24"/>
          <w:szCs w:val="24"/>
        </w:rPr>
        <w:t>ountry-</w:t>
      </w:r>
      <w:r w:rsidR="0017109E">
        <w:rPr>
          <w:rFonts w:ascii="Times New Roman" w:hAnsi="Times New Roman" w:cs="Times New Roman"/>
          <w:sz w:val="24"/>
          <w:szCs w:val="24"/>
        </w:rPr>
        <w:t>y</w:t>
      </w:r>
      <w:r>
        <w:rPr>
          <w:rFonts w:ascii="Times New Roman" w:hAnsi="Times New Roman" w:cs="Times New Roman"/>
          <w:sz w:val="24"/>
          <w:szCs w:val="24"/>
        </w:rPr>
        <w:t>ear observation (for example, “Afgh</w:t>
      </w:r>
      <w:r w:rsidR="005841E3">
        <w:rPr>
          <w:rFonts w:ascii="Times New Roman" w:hAnsi="Times New Roman" w:cs="Times New Roman"/>
          <w:sz w:val="24"/>
          <w:szCs w:val="24"/>
        </w:rPr>
        <w:t>an</w:t>
      </w:r>
      <w:r>
        <w:rPr>
          <w:rFonts w:ascii="Times New Roman" w:hAnsi="Times New Roman" w:cs="Times New Roman"/>
          <w:sz w:val="24"/>
          <w:szCs w:val="24"/>
        </w:rPr>
        <w:t xml:space="preserve">istan, 2007”). The columns contain all of the variables presented in </w:t>
      </w:r>
      <w:r w:rsidR="00FD6D49">
        <w:rPr>
          <w:rFonts w:ascii="Times New Roman" w:hAnsi="Times New Roman" w:cs="Times New Roman"/>
          <w:sz w:val="24"/>
          <w:szCs w:val="24"/>
        </w:rPr>
        <w:t>Pew</w:t>
      </w:r>
      <w:r w:rsidR="00B920FA">
        <w:rPr>
          <w:rFonts w:ascii="Times New Roman" w:hAnsi="Times New Roman" w:cs="Times New Roman"/>
          <w:sz w:val="24"/>
          <w:szCs w:val="24"/>
        </w:rPr>
        <w:t xml:space="preserve"> Research Center’s </w:t>
      </w:r>
      <w:r w:rsidR="00707249">
        <w:rPr>
          <w:rFonts w:ascii="Times New Roman" w:hAnsi="Times New Roman" w:cs="Times New Roman"/>
          <w:sz w:val="24"/>
          <w:szCs w:val="24"/>
        </w:rPr>
        <w:t xml:space="preserve">annual </w:t>
      </w:r>
      <w:r w:rsidR="00B920FA">
        <w:rPr>
          <w:rFonts w:ascii="Times New Roman" w:hAnsi="Times New Roman" w:cs="Times New Roman"/>
          <w:sz w:val="24"/>
          <w:szCs w:val="24"/>
        </w:rPr>
        <w:t xml:space="preserve">reports on </w:t>
      </w:r>
      <w:r w:rsidR="0017109E">
        <w:rPr>
          <w:rFonts w:ascii="Times New Roman" w:hAnsi="Times New Roman" w:cs="Times New Roman"/>
          <w:sz w:val="24"/>
          <w:szCs w:val="24"/>
        </w:rPr>
        <w:t>r</w:t>
      </w:r>
      <w:r w:rsidR="00707249">
        <w:rPr>
          <w:rFonts w:ascii="Times New Roman" w:hAnsi="Times New Roman" w:cs="Times New Roman"/>
          <w:sz w:val="24"/>
          <w:szCs w:val="24"/>
        </w:rPr>
        <w:t xml:space="preserve">estrictions on </w:t>
      </w:r>
      <w:r w:rsidR="0017109E">
        <w:rPr>
          <w:rFonts w:ascii="Times New Roman" w:hAnsi="Times New Roman" w:cs="Times New Roman"/>
          <w:sz w:val="24"/>
          <w:szCs w:val="24"/>
        </w:rPr>
        <w:t>r</w:t>
      </w:r>
      <w:r w:rsidR="00707249">
        <w:rPr>
          <w:rFonts w:ascii="Times New Roman" w:hAnsi="Times New Roman" w:cs="Times New Roman"/>
          <w:sz w:val="24"/>
          <w:szCs w:val="24"/>
        </w:rPr>
        <w:t>eligion</w:t>
      </w:r>
      <w:r w:rsidR="00B920FA">
        <w:rPr>
          <w:rFonts w:ascii="Times New Roman" w:hAnsi="Times New Roman" w:cs="Times New Roman"/>
          <w:sz w:val="24"/>
          <w:szCs w:val="24"/>
        </w:rPr>
        <w:t>,</w:t>
      </w:r>
      <w:r w:rsidR="00707249">
        <w:rPr>
          <w:rFonts w:ascii="Times New Roman" w:hAnsi="Times New Roman" w:cs="Times New Roman"/>
          <w:sz w:val="24"/>
          <w:szCs w:val="24"/>
        </w:rPr>
        <w:t xml:space="preserve"> </w:t>
      </w:r>
      <w:r w:rsidR="002E558F">
        <w:rPr>
          <w:rFonts w:ascii="Times New Roman" w:hAnsi="Times New Roman" w:cs="Times New Roman"/>
          <w:sz w:val="24"/>
          <w:szCs w:val="24"/>
        </w:rPr>
        <w:t>as well as some additional</w:t>
      </w:r>
      <w:r w:rsidR="002E7B30">
        <w:rPr>
          <w:rFonts w:ascii="Times New Roman" w:hAnsi="Times New Roman" w:cs="Times New Roman"/>
          <w:sz w:val="24"/>
          <w:szCs w:val="24"/>
        </w:rPr>
        <w:t xml:space="preserve"> variables </w:t>
      </w:r>
      <w:r w:rsidR="008D2A24">
        <w:rPr>
          <w:rFonts w:ascii="Times New Roman" w:hAnsi="Times New Roman" w:cs="Times New Roman"/>
          <w:sz w:val="24"/>
          <w:szCs w:val="24"/>
        </w:rPr>
        <w:t>analyz</w:t>
      </w:r>
      <w:r w:rsidR="003B2A57">
        <w:rPr>
          <w:rFonts w:ascii="Times New Roman" w:hAnsi="Times New Roman" w:cs="Times New Roman"/>
          <w:sz w:val="24"/>
          <w:szCs w:val="24"/>
        </w:rPr>
        <w:t xml:space="preserve">ed </w:t>
      </w:r>
      <w:r w:rsidR="002E7B30">
        <w:rPr>
          <w:rFonts w:ascii="Times New Roman" w:hAnsi="Times New Roman" w:cs="Times New Roman"/>
          <w:sz w:val="24"/>
          <w:szCs w:val="24"/>
        </w:rPr>
        <w:t>in</w:t>
      </w:r>
      <w:r w:rsidR="003B2A57">
        <w:rPr>
          <w:rFonts w:ascii="Times New Roman" w:hAnsi="Times New Roman" w:cs="Times New Roman"/>
          <w:sz w:val="24"/>
          <w:szCs w:val="24"/>
        </w:rPr>
        <w:t xml:space="preserve"> </w:t>
      </w:r>
      <w:r w:rsidR="00707249">
        <w:rPr>
          <w:rFonts w:ascii="Times New Roman" w:hAnsi="Times New Roman" w:cs="Times New Roman"/>
          <w:sz w:val="24"/>
          <w:szCs w:val="24"/>
        </w:rPr>
        <w:t xml:space="preserve">separate </w:t>
      </w:r>
      <w:r w:rsidR="002E7B30">
        <w:rPr>
          <w:rFonts w:ascii="Times New Roman" w:hAnsi="Times New Roman" w:cs="Times New Roman"/>
          <w:sz w:val="24"/>
          <w:szCs w:val="24"/>
        </w:rPr>
        <w:t>studies</w:t>
      </w:r>
      <w:r>
        <w:rPr>
          <w:rFonts w:ascii="Times New Roman" w:hAnsi="Times New Roman" w:cs="Times New Roman"/>
          <w:sz w:val="24"/>
          <w:szCs w:val="24"/>
        </w:rPr>
        <w:t xml:space="preserve">. The dataset currently contains data from </w:t>
      </w:r>
      <w:r w:rsidR="00C01642">
        <w:rPr>
          <w:rFonts w:ascii="Times New Roman" w:hAnsi="Times New Roman" w:cs="Times New Roman"/>
          <w:sz w:val="24"/>
          <w:szCs w:val="24"/>
        </w:rPr>
        <w:t>2007</w:t>
      </w:r>
      <w:r>
        <w:rPr>
          <w:rFonts w:ascii="Times New Roman" w:hAnsi="Times New Roman" w:cs="Times New Roman"/>
          <w:sz w:val="24"/>
          <w:szCs w:val="24"/>
        </w:rPr>
        <w:t xml:space="preserve"> through 201</w:t>
      </w:r>
      <w:r w:rsidR="00AE2960">
        <w:rPr>
          <w:rFonts w:ascii="Times New Roman" w:hAnsi="Times New Roman" w:cs="Times New Roman"/>
          <w:sz w:val="24"/>
          <w:szCs w:val="24"/>
        </w:rPr>
        <w:t>3</w:t>
      </w:r>
      <w:r>
        <w:rPr>
          <w:rFonts w:ascii="Times New Roman" w:hAnsi="Times New Roman" w:cs="Times New Roman"/>
          <w:sz w:val="24"/>
          <w:szCs w:val="24"/>
        </w:rPr>
        <w:t xml:space="preserve">; as </w:t>
      </w:r>
      <w:r>
        <w:rPr>
          <w:rFonts w:ascii="Times New Roman" w:hAnsi="Times New Roman" w:cs="Times New Roman"/>
          <w:sz w:val="24"/>
          <w:szCs w:val="24"/>
        </w:rPr>
        <w:lastRenderedPageBreak/>
        <w:t>additional years of data are coded, the dataset will be updated.</w:t>
      </w:r>
      <w:r w:rsidR="004D4867">
        <w:rPr>
          <w:rStyle w:val="FootnoteReference"/>
          <w:rFonts w:ascii="Times New Roman" w:hAnsi="Times New Roman" w:cs="Times New Roman"/>
          <w:sz w:val="24"/>
          <w:szCs w:val="24"/>
        </w:rPr>
        <w:footnoteReference w:id="1"/>
      </w:r>
      <w:r>
        <w:rPr>
          <w:rFonts w:ascii="Times New Roman" w:hAnsi="Times New Roman" w:cs="Times New Roman"/>
          <w:sz w:val="24"/>
          <w:szCs w:val="24"/>
        </w:rPr>
        <w:t xml:space="preserve"> T</w:t>
      </w:r>
      <w:r w:rsidR="00BE37D3">
        <w:rPr>
          <w:rFonts w:ascii="Times New Roman" w:hAnsi="Times New Roman" w:cs="Times New Roman"/>
          <w:sz w:val="24"/>
          <w:szCs w:val="24"/>
        </w:rPr>
        <w:t xml:space="preserve">he data also </w:t>
      </w:r>
      <w:r w:rsidR="00507E74">
        <w:rPr>
          <w:rFonts w:ascii="Times New Roman" w:hAnsi="Times New Roman" w:cs="Times New Roman"/>
          <w:sz w:val="24"/>
          <w:szCs w:val="24"/>
        </w:rPr>
        <w:t>can be explored interactively</w:t>
      </w:r>
      <w:r w:rsidR="00BE37D3">
        <w:rPr>
          <w:rFonts w:ascii="Times New Roman" w:hAnsi="Times New Roman" w:cs="Times New Roman"/>
          <w:sz w:val="24"/>
          <w:szCs w:val="24"/>
        </w:rPr>
        <w:t xml:space="preserve"> through </w:t>
      </w:r>
      <w:r w:rsidR="00FD6D49">
        <w:rPr>
          <w:rFonts w:ascii="Times New Roman" w:hAnsi="Times New Roman" w:cs="Times New Roman"/>
          <w:sz w:val="24"/>
          <w:szCs w:val="24"/>
        </w:rPr>
        <w:t>Pew</w:t>
      </w:r>
      <w:r w:rsidR="00BE37D3">
        <w:rPr>
          <w:rFonts w:ascii="Times New Roman" w:hAnsi="Times New Roman" w:cs="Times New Roman"/>
          <w:sz w:val="24"/>
          <w:szCs w:val="24"/>
        </w:rPr>
        <w:t xml:space="preserve"> Research Center’s </w:t>
      </w:r>
      <w:hyperlink r:id="rId9" w:history="1">
        <w:r w:rsidR="00BE37D3" w:rsidRPr="00FD6D49">
          <w:rPr>
            <w:rStyle w:val="Hyperlink"/>
            <w:rFonts w:ascii="Times New Roman" w:hAnsi="Times New Roman" w:cs="Times New Roman"/>
            <w:sz w:val="24"/>
            <w:szCs w:val="24"/>
          </w:rPr>
          <w:t>Global Religious Futures website</w:t>
        </w:r>
      </w:hyperlink>
      <w:r w:rsidR="00BE37D3" w:rsidRPr="00191E38">
        <w:rPr>
          <w:rFonts w:ascii="Times New Roman" w:hAnsi="Times New Roman" w:cs="Times New Roman"/>
          <w:sz w:val="24"/>
          <w:szCs w:val="24"/>
        </w:rPr>
        <w:t>.</w:t>
      </w:r>
    </w:p>
    <w:p w:rsidR="00F92BA1" w:rsidRDefault="008D2A24" w:rsidP="00DC4C9E">
      <w:pPr>
        <w:pStyle w:val="BodyText"/>
      </w:pPr>
      <w:r>
        <w:t>T</w:t>
      </w:r>
      <w:r w:rsidR="002E558F">
        <w:t>o allow for reliable analysis of trends over time,</w:t>
      </w:r>
      <w:r w:rsidR="00F92BA1">
        <w:t xml:space="preserve"> Pew Research Center has </w:t>
      </w:r>
      <w:r>
        <w:t xml:space="preserve">tried to keep the </w:t>
      </w:r>
      <w:r w:rsidR="00F92BA1">
        <w:t xml:space="preserve">coding procedures </w:t>
      </w:r>
      <w:r>
        <w:t xml:space="preserve">as </w:t>
      </w:r>
      <w:r w:rsidR="00F92BA1">
        <w:t xml:space="preserve">consistent </w:t>
      </w:r>
      <w:r>
        <w:t>as possible from year to year</w:t>
      </w:r>
      <w:r w:rsidR="002E558F">
        <w:t xml:space="preserve">. However, some </w:t>
      </w:r>
      <w:r w:rsidR="00330DDD">
        <w:t xml:space="preserve">changes </w:t>
      </w:r>
      <w:r w:rsidR="002E558F">
        <w:t>have</w:t>
      </w:r>
      <w:r w:rsidR="00507E74">
        <w:t xml:space="preserve"> </w:t>
      </w:r>
      <w:r>
        <w:t>been necessary</w:t>
      </w:r>
      <w:r w:rsidR="002E558F">
        <w:t xml:space="preserve">, mainly due to </w:t>
      </w:r>
      <w:r>
        <w:t xml:space="preserve">the </w:t>
      </w:r>
      <w:r w:rsidR="00330DDD">
        <w:t>availability</w:t>
      </w:r>
      <w:r>
        <w:t xml:space="preserve"> of </w:t>
      </w:r>
      <w:r w:rsidR="00507E74">
        <w:t>information sources</w:t>
      </w:r>
      <w:r w:rsidR="00330DDD">
        <w:t xml:space="preserve">. </w:t>
      </w:r>
      <w:r w:rsidR="000B5F04">
        <w:t>T</w:t>
      </w:r>
      <w:r w:rsidR="00330DDD">
        <w:t xml:space="preserve">he changes </w:t>
      </w:r>
      <w:r w:rsidR="000B5F04">
        <w:t xml:space="preserve">are detailed </w:t>
      </w:r>
      <w:r w:rsidR="00330DDD">
        <w:t xml:space="preserve">below. </w:t>
      </w:r>
    </w:p>
    <w:p w:rsidR="00F92BA1" w:rsidRDefault="00F92BA1" w:rsidP="00DC4C9E">
      <w:pPr>
        <w:pStyle w:val="BodyText"/>
      </w:pPr>
    </w:p>
    <w:p w:rsidR="00775919" w:rsidRDefault="00775919" w:rsidP="00DC4C9E">
      <w:pPr>
        <w:pStyle w:val="BodyText"/>
      </w:pPr>
      <w:r>
        <w:t>Th</w:t>
      </w:r>
      <w:r w:rsidR="000B5F04">
        <w:t>e</w:t>
      </w:r>
      <w:r>
        <w:t xml:space="preserve"> codebook proceeds in </w:t>
      </w:r>
      <w:r w:rsidR="00E80977">
        <w:t xml:space="preserve">three </w:t>
      </w:r>
      <w:r>
        <w:t xml:space="preserve">parts. </w:t>
      </w:r>
      <w:r w:rsidR="00800C77">
        <w:t xml:space="preserve">First, it </w:t>
      </w:r>
      <w:r w:rsidR="000B5F04">
        <w:t>explain</w:t>
      </w:r>
      <w:r w:rsidR="00800C77">
        <w:t xml:space="preserve">s the methodology and coding procedures used to collect the data. Second, </w:t>
      </w:r>
      <w:r w:rsidR="00E80977">
        <w:t xml:space="preserve">it discusses the Government Restrictions Index and Social Hostilities Index, including what they measure and how they are calculated. Finally, it </w:t>
      </w:r>
      <w:r w:rsidR="000B5F04">
        <w:t>describe</w:t>
      </w:r>
      <w:r w:rsidR="00E80977">
        <w:t xml:space="preserve">s </w:t>
      </w:r>
      <w:r w:rsidR="000B5F04">
        <w:t>each</w:t>
      </w:r>
      <w:r w:rsidR="00E80977">
        <w:t xml:space="preserve"> of the variables included in the dataset, along with answer values and </w:t>
      </w:r>
      <w:r w:rsidR="000B5F04">
        <w:t>definitions of key terms</w:t>
      </w:r>
      <w:r w:rsidR="00E80977">
        <w:t xml:space="preserve">. </w:t>
      </w:r>
    </w:p>
    <w:p w:rsidR="00E80977" w:rsidRPr="00775919" w:rsidRDefault="00E80977" w:rsidP="00DC4C9E">
      <w:pPr>
        <w:pStyle w:val="BodyText"/>
      </w:pPr>
    </w:p>
    <w:p w:rsidR="00A211F0" w:rsidRDefault="00A211F0" w:rsidP="00A211F0">
      <w:pPr>
        <w:pStyle w:val="Heading3"/>
        <w:spacing w:line="276" w:lineRule="auto"/>
      </w:pPr>
      <w:r>
        <w:t xml:space="preserve">Overview of Procedures </w:t>
      </w:r>
    </w:p>
    <w:p w:rsidR="008F421E" w:rsidRDefault="00A211F0" w:rsidP="00A211F0">
      <w:pPr>
        <w:pStyle w:val="BodyText"/>
        <w:spacing w:line="276" w:lineRule="auto"/>
      </w:pPr>
      <w:r>
        <w:t>The method</w:t>
      </w:r>
      <w:r w:rsidR="003136AA">
        <w:t>s</w:t>
      </w:r>
      <w:r>
        <w:t xml:space="preserve"> used</w:t>
      </w:r>
      <w:r w:rsidR="003136AA">
        <w:t xml:space="preserve"> </w:t>
      </w:r>
      <w:r>
        <w:t>to assess and compare restrictions on religion w</w:t>
      </w:r>
      <w:r w:rsidR="003136AA">
        <w:t>ere</w:t>
      </w:r>
      <w:r>
        <w:t xml:space="preserve"> developed by former </w:t>
      </w:r>
      <w:r w:rsidR="002E7B30">
        <w:t>Pew Research Center</w:t>
      </w:r>
      <w:r>
        <w:t xml:space="preserve"> senior researcher Brian J. Grim in consultation with other members of the </w:t>
      </w:r>
      <w:r w:rsidR="00DE04C4">
        <w:t>c</w:t>
      </w:r>
      <w:r>
        <w:t>enter</w:t>
      </w:r>
      <w:r w:rsidR="003136AA">
        <w:t>’s</w:t>
      </w:r>
      <w:r>
        <w:t xml:space="preserve"> staff, building on a methodology that Grim and Professor Roger Finke developed while at </w:t>
      </w:r>
      <w:r w:rsidR="00727DE3">
        <w:t xml:space="preserve">the </w:t>
      </w:r>
      <w:r>
        <w:t>Penn</w:t>
      </w:r>
      <w:r w:rsidR="00727DE3">
        <w:t>sylvania</w:t>
      </w:r>
      <w:r>
        <w:t xml:space="preserve"> State University’s Association of Religion Data Archives.</w:t>
      </w:r>
      <w:r>
        <w:rPr>
          <w:rStyle w:val="FootnoteReference"/>
        </w:rPr>
        <w:footnoteReference w:id="2"/>
      </w:r>
      <w:r>
        <w:t xml:space="preserve"> The goal was to devise quantifiable, objective and transparent measures of the extent to which governments and societal groups impinge on the practice of religion. The findings were used to rate countries and self-governing territories on two indexes that are reproducible and can be periodically updated.</w:t>
      </w:r>
    </w:p>
    <w:p w:rsidR="00A211F0" w:rsidRDefault="00A211F0" w:rsidP="00A211F0">
      <w:pPr>
        <w:pStyle w:val="BodyText"/>
        <w:spacing w:line="276" w:lineRule="auto"/>
      </w:pPr>
      <w:r>
        <w:t xml:space="preserve"> </w:t>
      </w:r>
    </w:p>
    <w:p w:rsidR="00A211F0" w:rsidRDefault="00A211F0" w:rsidP="00A211F0">
      <w:pPr>
        <w:pStyle w:val="BodyText"/>
        <w:spacing w:line="276" w:lineRule="auto"/>
      </w:pPr>
      <w:r>
        <w:t xml:space="preserve">This research goes beyond previous efforts to assess restrictions on religion in several ways. First, </w:t>
      </w:r>
      <w:r w:rsidR="00FD6D49">
        <w:t>Pew</w:t>
      </w:r>
      <w:r w:rsidR="002E7B30">
        <w:t xml:space="preserve"> Research Center</w:t>
      </w:r>
      <w:r>
        <w:t xml:space="preserve"> </w:t>
      </w:r>
      <w:r w:rsidR="003136AA">
        <w:t xml:space="preserve">has </w:t>
      </w:r>
      <w:r>
        <w:t xml:space="preserve">coded (categorized and counted) data from </w:t>
      </w:r>
      <w:r w:rsidR="0066506F">
        <w:t xml:space="preserve">a variety of </w:t>
      </w:r>
      <w:r w:rsidR="00DD375A">
        <w:t>sources</w:t>
      </w:r>
      <w:r w:rsidR="00FE1FB5">
        <w:t>,</w:t>
      </w:r>
      <w:r w:rsidR="00DD375A">
        <w:t xml:space="preserve"> including reports by the U.S. State Department, the U.N. Special Rapporteur on </w:t>
      </w:r>
      <w:r w:rsidR="00FE1FB5">
        <w:t xml:space="preserve">Freedom of Religion &amp; Belief, the Council of the European Union, the United Kingdom’s Foreign &amp; Commonwealth Office, Human Rights Watch, the International Crisis Group, Freedom House and </w:t>
      </w:r>
      <w:r w:rsidR="00FE1FB5" w:rsidRPr="004D4867">
        <w:t>Amnesty International</w:t>
      </w:r>
      <w:r w:rsidR="00FE1FB5">
        <w:t>, to mention just a few</w:t>
      </w:r>
      <w:r>
        <w:t xml:space="preserve">. </w:t>
      </w:r>
      <w:r w:rsidR="002E7B30">
        <w:t>Pew Research Center</w:t>
      </w:r>
      <w:r>
        <w:t xml:space="preserve"> coders </w:t>
      </w:r>
      <w:r w:rsidR="008A5190">
        <w:t xml:space="preserve">have </w:t>
      </w:r>
      <w:r>
        <w:t xml:space="preserve">looked to the sources </w:t>
      </w:r>
      <w:r w:rsidR="00727DE3">
        <w:t xml:space="preserve">only </w:t>
      </w:r>
      <w:r>
        <w:t>for specific, well-documented facts, not opinions or commentary.</w:t>
      </w:r>
    </w:p>
    <w:p w:rsidR="008F421E" w:rsidRDefault="008F421E" w:rsidP="00A211F0">
      <w:pPr>
        <w:pStyle w:val="BodyText"/>
        <w:spacing w:line="276" w:lineRule="auto"/>
      </w:pPr>
    </w:p>
    <w:p w:rsidR="00A211F0" w:rsidRDefault="00A211F0" w:rsidP="00A211F0">
      <w:pPr>
        <w:pStyle w:val="BodyText"/>
        <w:spacing w:line="276" w:lineRule="auto"/>
      </w:pPr>
      <w:r>
        <w:t xml:space="preserve">Second, </w:t>
      </w:r>
      <w:r w:rsidR="002E7B30">
        <w:t>Pew Research Center</w:t>
      </w:r>
      <w:r>
        <w:t xml:space="preserve"> staff </w:t>
      </w:r>
      <w:r w:rsidR="008A5190">
        <w:t xml:space="preserve">have </w:t>
      </w:r>
      <w:r>
        <w:t xml:space="preserve">used extensive data-verification checks that reflect generally accepted best practices for such studies, such as double-blind coding (coders do not see </w:t>
      </w:r>
      <w:r>
        <w:lastRenderedPageBreak/>
        <w:t>each other’s ratings), inter-rater reliability assessments (checking for consistency among coders) and carefully monitored protocols to reconcile discrepancies among coders.</w:t>
      </w:r>
      <w:r w:rsidR="000B7182">
        <w:rPr>
          <w:rStyle w:val="FootnoteReference"/>
        </w:rPr>
        <w:footnoteReference w:id="3"/>
      </w:r>
    </w:p>
    <w:p w:rsidR="008F421E" w:rsidRDefault="008F421E" w:rsidP="00A211F0">
      <w:pPr>
        <w:pStyle w:val="BodyText"/>
        <w:spacing w:line="276" w:lineRule="auto"/>
      </w:pPr>
    </w:p>
    <w:p w:rsidR="00A211F0" w:rsidRDefault="00A211F0" w:rsidP="00A211F0">
      <w:pPr>
        <w:pStyle w:val="BodyText"/>
        <w:spacing w:line="276" w:lineRule="auto"/>
      </w:pPr>
      <w:r>
        <w:t xml:space="preserve">Third, the coding </w:t>
      </w:r>
      <w:r w:rsidR="008A5190">
        <w:t xml:space="preserve">has taken </w:t>
      </w:r>
      <w:r>
        <w:t xml:space="preserve">into account whether the perpetrators of religion-related violence were government or private actors. The coding also </w:t>
      </w:r>
      <w:r w:rsidR="008A5190">
        <w:t xml:space="preserve">has </w:t>
      </w:r>
      <w:r>
        <w:t>identified how widespread and intensive the restrictions were in each country.</w:t>
      </w:r>
    </w:p>
    <w:p w:rsidR="008F421E" w:rsidRDefault="008F421E" w:rsidP="00A211F0">
      <w:pPr>
        <w:pStyle w:val="BodyText"/>
        <w:spacing w:line="276" w:lineRule="auto"/>
      </w:pPr>
    </w:p>
    <w:p w:rsidR="00A211F0" w:rsidRDefault="00A211F0" w:rsidP="00A211F0">
      <w:pPr>
        <w:pStyle w:val="Heading3"/>
        <w:spacing w:line="276" w:lineRule="auto"/>
      </w:pPr>
      <w:bookmarkStart w:id="1" w:name="_Toc372885887"/>
      <w:bookmarkStart w:id="2" w:name="_Toc372891912"/>
      <w:bookmarkStart w:id="3" w:name="_Toc374612625"/>
      <w:bookmarkStart w:id="4" w:name="_Toc376859332"/>
      <w:r>
        <w:t>Countries and Territories</w:t>
      </w:r>
      <w:bookmarkEnd w:id="1"/>
      <w:bookmarkEnd w:id="2"/>
      <w:bookmarkEnd w:id="3"/>
      <w:bookmarkEnd w:id="4"/>
    </w:p>
    <w:p w:rsidR="00A211F0" w:rsidRDefault="00A211F0" w:rsidP="00A211F0">
      <w:pPr>
        <w:pStyle w:val="BodyText"/>
        <w:spacing w:line="276" w:lineRule="auto"/>
      </w:pPr>
      <w:r>
        <w:t xml:space="preserve">The 198 countries and self-administering territories covered by the </w:t>
      </w:r>
      <w:r w:rsidR="00D41BDC">
        <w:t>data</w:t>
      </w:r>
      <w:r>
        <w:t xml:space="preserve"> contain more than 99.5% of the world’s population.</w:t>
      </w:r>
      <w:r w:rsidR="004D4867">
        <w:rPr>
          <w:rStyle w:val="FootnoteReference"/>
        </w:rPr>
        <w:footnoteReference w:id="4"/>
      </w:r>
      <w:r>
        <w:t xml:space="preserve"> They include 192 of the 193 member states of the United Nations as of 201</w:t>
      </w:r>
      <w:r w:rsidR="001C4B18">
        <w:t>3</w:t>
      </w:r>
      <w:r w:rsidR="00507E74">
        <w:t>,</w:t>
      </w:r>
      <w:r>
        <w:t xml:space="preserve"> plus six self-administering territories – Kosovo, Hong Kong, Macau, the Palestinian territories, Taiwan and Western Sahara. Reporting on these territories does not imply any position on what their international political status should be, only recognition that the de facto situations in these territories require separate analysis. </w:t>
      </w:r>
    </w:p>
    <w:p w:rsidR="00BF0D92" w:rsidRDefault="00BF0D92" w:rsidP="00A211F0">
      <w:pPr>
        <w:pStyle w:val="BodyText"/>
        <w:spacing w:line="276" w:lineRule="auto"/>
      </w:pPr>
    </w:p>
    <w:p w:rsidR="003020E1" w:rsidRDefault="00A211F0" w:rsidP="00A211F0">
      <w:pPr>
        <w:pStyle w:val="BodyText"/>
        <w:spacing w:line="276" w:lineRule="auto"/>
      </w:pPr>
      <w:r>
        <w:t xml:space="preserve">Although the 198 countries and territories vary widely in size, population, wealth, ethnic diversity, religious makeup and form of government, the </w:t>
      </w:r>
      <w:r w:rsidR="003136AA">
        <w:t>coding</w:t>
      </w:r>
      <w:r>
        <w:t xml:space="preserve"> do</w:t>
      </w:r>
      <w:r w:rsidR="003136AA">
        <w:t>es</w:t>
      </w:r>
      <w:r>
        <w:t xml:space="preserve"> not attempt to adjust for such differences. </w:t>
      </w:r>
      <w:r w:rsidR="003020E1">
        <w:t xml:space="preserve">Poor </w:t>
      </w:r>
      <w:r w:rsidR="00291B27">
        <w:t xml:space="preserve">(or developing) </w:t>
      </w:r>
      <w:r w:rsidR="003020E1">
        <w:t xml:space="preserve">countries are not scored differently from wealthy </w:t>
      </w:r>
      <w:r w:rsidR="00291B27">
        <w:t xml:space="preserve">(or developed) </w:t>
      </w:r>
      <w:r w:rsidR="003020E1">
        <w:t>ones</w:t>
      </w:r>
      <w:r w:rsidR="00291B27">
        <w:t>. C</w:t>
      </w:r>
      <w:r w:rsidR="003020E1">
        <w:t xml:space="preserve">ountries </w:t>
      </w:r>
      <w:r w:rsidR="00291B27">
        <w:t xml:space="preserve">with religiously diverse </w:t>
      </w:r>
      <w:r w:rsidR="0079124B">
        <w:t xml:space="preserve">populations </w:t>
      </w:r>
      <w:r w:rsidR="003020E1">
        <w:t>are not “expected” to have more social hostilities than homogeneous ones, and democracies are not assessed differently from authoritarian regimes.</w:t>
      </w:r>
    </w:p>
    <w:p w:rsidR="0079124B" w:rsidRDefault="0079124B" w:rsidP="00A211F0">
      <w:pPr>
        <w:pStyle w:val="BodyText"/>
        <w:spacing w:line="276" w:lineRule="auto"/>
      </w:pPr>
    </w:p>
    <w:p w:rsidR="00BF0D92" w:rsidRDefault="00BF0D92" w:rsidP="00BF0D92">
      <w:pPr>
        <w:pStyle w:val="BodyText"/>
        <w:spacing w:line="276" w:lineRule="auto"/>
      </w:pPr>
      <w:bookmarkStart w:id="5" w:name="_Toc372885888"/>
      <w:bookmarkStart w:id="6" w:name="_Toc372891913"/>
      <w:bookmarkStart w:id="7" w:name="_Toc374612626"/>
      <w:bookmarkStart w:id="8" w:name="_Toc376859333"/>
      <w:r>
        <w:t xml:space="preserve">The primary sources indicate that the North Korean government is among the most repressive in the world, including toward religion. But because independent observers lack regular access to North Korea, the sources are unable to provide the kind of specific, timely information that forms the basis of this </w:t>
      </w:r>
      <w:r w:rsidR="00D41BDC">
        <w:t>data</w:t>
      </w:r>
      <w:r>
        <w:t>. Therefore, North Korea is not included on either index.</w:t>
      </w:r>
    </w:p>
    <w:p w:rsidR="00BF0D92" w:rsidRPr="00BF0D92" w:rsidRDefault="00BF0D92" w:rsidP="002E7978">
      <w:pPr>
        <w:pStyle w:val="BodyText"/>
      </w:pPr>
    </w:p>
    <w:p w:rsidR="00A211F0" w:rsidRDefault="00A211F0" w:rsidP="00A211F0">
      <w:pPr>
        <w:pStyle w:val="Heading3"/>
        <w:spacing w:line="276" w:lineRule="auto"/>
      </w:pPr>
      <w:r>
        <w:t>Information Sources</w:t>
      </w:r>
      <w:bookmarkEnd w:id="5"/>
      <w:bookmarkEnd w:id="6"/>
      <w:bookmarkEnd w:id="7"/>
      <w:bookmarkEnd w:id="8"/>
    </w:p>
    <w:p w:rsidR="00CA52FE" w:rsidRDefault="00FD6D49" w:rsidP="00A211F0">
      <w:pPr>
        <w:pStyle w:val="BodyText"/>
        <w:spacing w:line="276" w:lineRule="auto"/>
      </w:pPr>
      <w:r>
        <w:t>Pew</w:t>
      </w:r>
      <w:r w:rsidR="002E7B30">
        <w:t xml:space="preserve"> Research Center</w:t>
      </w:r>
      <w:r w:rsidR="00A211F0">
        <w:t xml:space="preserve"> </w:t>
      </w:r>
      <w:r w:rsidR="00CA52FE">
        <w:t xml:space="preserve">initially </w:t>
      </w:r>
      <w:r w:rsidR="00A211F0">
        <w:t xml:space="preserve">identified 18 widely available, frequently cited sources of information on government restrictions </w:t>
      </w:r>
      <w:r w:rsidR="00DE04C4">
        <w:t xml:space="preserve">on religion </w:t>
      </w:r>
      <w:r w:rsidR="00A211F0">
        <w:t xml:space="preserve">and social hostilities involving religion around the world. </w:t>
      </w:r>
      <w:r w:rsidR="00291B27">
        <w:t xml:space="preserve">Since the inception </w:t>
      </w:r>
      <w:r w:rsidR="00CA52FE">
        <w:t xml:space="preserve">of the project, </w:t>
      </w:r>
      <w:r w:rsidR="00291B27">
        <w:t>however, some information</w:t>
      </w:r>
      <w:r w:rsidR="00CA52FE">
        <w:t xml:space="preserve"> sources </w:t>
      </w:r>
      <w:r w:rsidR="003E7B1B">
        <w:t>have been</w:t>
      </w:r>
      <w:r w:rsidR="00CA52FE">
        <w:t xml:space="preserve"> discontinued or </w:t>
      </w:r>
      <w:r w:rsidR="00DE04C4">
        <w:t xml:space="preserve">have </w:t>
      </w:r>
      <w:r w:rsidR="00CA52FE">
        <w:t xml:space="preserve">not </w:t>
      </w:r>
      <w:r w:rsidR="00DE04C4">
        <w:t xml:space="preserve">been </w:t>
      </w:r>
      <w:r w:rsidR="00CA52FE">
        <w:t>updated</w:t>
      </w:r>
      <w:r w:rsidR="00DE04C4">
        <w:t>;</w:t>
      </w:r>
      <w:r w:rsidR="00CA52FE">
        <w:t xml:space="preserve"> new sources </w:t>
      </w:r>
      <w:r w:rsidR="003E7B1B">
        <w:t>have been</w:t>
      </w:r>
      <w:r w:rsidR="00291B27">
        <w:t xml:space="preserve"> substituted </w:t>
      </w:r>
      <w:r w:rsidR="00CA52FE">
        <w:t>to compensate for these changes.</w:t>
      </w:r>
    </w:p>
    <w:p w:rsidR="00CA52FE" w:rsidRDefault="00CA52FE" w:rsidP="00A211F0">
      <w:pPr>
        <w:pStyle w:val="BodyText"/>
        <w:spacing w:line="276" w:lineRule="auto"/>
      </w:pPr>
    </w:p>
    <w:p w:rsidR="00A211F0" w:rsidRDefault="00A211F0" w:rsidP="00A211F0">
      <w:pPr>
        <w:pStyle w:val="BodyText"/>
        <w:spacing w:line="276" w:lineRule="auto"/>
      </w:pPr>
      <w:r>
        <w:t xml:space="preserve">The primary sources, which are listed below, include reports from U.S. government agencies, several independent, nongovernmental organizations and a variety of European and United Nations bodies. Although most of these organizations are based in Western countries, many of them depend on local staff to collect information across the globe. </w:t>
      </w:r>
      <w:r w:rsidR="002E7B30">
        <w:t>Pew Research Center</w:t>
      </w:r>
      <w:r>
        <w:t xml:space="preserve"> </w:t>
      </w:r>
      <w:r w:rsidR="00EC4E65">
        <w:t xml:space="preserve">does </w:t>
      </w:r>
      <w:r>
        <w:t xml:space="preserve">not use the commentaries, opinions or normative judgments of the sources; the sources </w:t>
      </w:r>
      <w:r w:rsidR="00EC4E65">
        <w:t xml:space="preserve">are </w:t>
      </w:r>
      <w:r>
        <w:t>combed only for factual information on specific policies and actions.</w:t>
      </w:r>
    </w:p>
    <w:p w:rsidR="00CA52FE" w:rsidRDefault="00CA52FE" w:rsidP="00A211F0">
      <w:pPr>
        <w:pStyle w:val="BodyText"/>
        <w:spacing w:line="276" w:lineRule="auto"/>
      </w:pPr>
    </w:p>
    <w:p w:rsidR="00A211F0" w:rsidRDefault="00A211F0" w:rsidP="00A211F0">
      <w:pPr>
        <w:pStyle w:val="Heading3"/>
        <w:spacing w:line="276" w:lineRule="auto"/>
      </w:pPr>
      <w:bookmarkStart w:id="9" w:name="_Toc372885889"/>
      <w:bookmarkStart w:id="10" w:name="_Toc372891914"/>
      <w:bookmarkStart w:id="11" w:name="_Toc374612627"/>
      <w:bookmarkStart w:id="12" w:name="_Toc376859334"/>
      <w:r>
        <w:t>Primary Sources</w:t>
      </w:r>
      <w:bookmarkEnd w:id="9"/>
      <w:bookmarkEnd w:id="10"/>
      <w:bookmarkEnd w:id="11"/>
      <w:bookmarkEnd w:id="12"/>
      <w:r>
        <w:t xml:space="preserve"> </w:t>
      </w:r>
    </w:p>
    <w:p w:rsidR="00A211F0" w:rsidRDefault="00A211F0" w:rsidP="00A211F0">
      <w:pPr>
        <w:pStyle w:val="BodyText"/>
        <w:spacing w:line="276" w:lineRule="auto"/>
      </w:pPr>
      <w:r>
        <w:t>1. Country constitutions</w:t>
      </w:r>
      <w:r w:rsidR="003E7B1B">
        <w:t xml:space="preserve"> or basic laws</w:t>
      </w:r>
    </w:p>
    <w:p w:rsidR="00A211F0" w:rsidRDefault="00A211F0" w:rsidP="00A211F0">
      <w:pPr>
        <w:pStyle w:val="BodyText"/>
        <w:spacing w:line="276" w:lineRule="auto"/>
      </w:pPr>
      <w:r>
        <w:t>2. U.S. State Department annual reports on International Religious Freedom</w:t>
      </w:r>
    </w:p>
    <w:p w:rsidR="00A211F0" w:rsidRDefault="00A211F0" w:rsidP="00A211F0">
      <w:pPr>
        <w:pStyle w:val="BodyText"/>
        <w:spacing w:line="276" w:lineRule="auto"/>
      </w:pPr>
      <w:r>
        <w:t>3. U.S. Commission on International Religious Freedom annual reports</w:t>
      </w:r>
    </w:p>
    <w:p w:rsidR="00A211F0" w:rsidRDefault="00A211F0" w:rsidP="00A211F0">
      <w:pPr>
        <w:pStyle w:val="BodyText"/>
        <w:spacing w:line="276" w:lineRule="auto"/>
      </w:pPr>
      <w:r>
        <w:t xml:space="preserve">4. U.N. Special Rapporteur on Freedom of Religion or Belief reports </w:t>
      </w:r>
    </w:p>
    <w:p w:rsidR="00CA52FE" w:rsidRDefault="00A211F0" w:rsidP="00A211F0">
      <w:pPr>
        <w:pStyle w:val="BodyText"/>
        <w:spacing w:line="276" w:lineRule="auto"/>
      </w:pPr>
      <w:r>
        <w:t xml:space="preserve">5. Human Rights First </w:t>
      </w:r>
      <w:r w:rsidR="00CA52FE">
        <w:t>(2007 and 2008)</w:t>
      </w:r>
    </w:p>
    <w:p w:rsidR="00CA52FE" w:rsidRDefault="00CA52FE" w:rsidP="00A211F0">
      <w:pPr>
        <w:pStyle w:val="BodyText"/>
        <w:spacing w:line="276" w:lineRule="auto"/>
      </w:pPr>
      <w:r>
        <w:t>6. Freedom House Reports (2009 through 2013)</w:t>
      </w:r>
    </w:p>
    <w:p w:rsidR="00A211F0" w:rsidRDefault="00CA52FE" w:rsidP="00A211F0">
      <w:pPr>
        <w:pStyle w:val="BodyText"/>
        <w:spacing w:line="276" w:lineRule="auto"/>
      </w:pPr>
      <w:r>
        <w:t>7</w:t>
      </w:r>
      <w:r w:rsidR="00A211F0">
        <w:t>. Hudson Institute publication: “Religious Freedom in the World” (Paul Marshall)</w:t>
      </w:r>
      <w:r>
        <w:t xml:space="preserve"> (2007 through 2012)</w:t>
      </w:r>
    </w:p>
    <w:p w:rsidR="00A211F0" w:rsidRDefault="00CA52FE" w:rsidP="00A211F0">
      <w:pPr>
        <w:pStyle w:val="BodyText"/>
        <w:spacing w:line="276" w:lineRule="auto"/>
      </w:pPr>
      <w:r>
        <w:t>8</w:t>
      </w:r>
      <w:r w:rsidR="00A211F0">
        <w:t>. Human Rights Watch topical reports</w:t>
      </w:r>
    </w:p>
    <w:p w:rsidR="00A211F0" w:rsidRDefault="00CA52FE" w:rsidP="00A211F0">
      <w:pPr>
        <w:pStyle w:val="BodyText"/>
        <w:spacing w:line="276" w:lineRule="auto"/>
      </w:pPr>
      <w:r>
        <w:t>9</w:t>
      </w:r>
      <w:r w:rsidR="00A211F0">
        <w:t>. International Crisis Group country reports</w:t>
      </w:r>
    </w:p>
    <w:p w:rsidR="00A211F0" w:rsidRDefault="00CA52FE" w:rsidP="00A211F0">
      <w:pPr>
        <w:pStyle w:val="BodyText"/>
        <w:spacing w:line="276" w:lineRule="auto"/>
      </w:pPr>
      <w:r>
        <w:t>10</w:t>
      </w:r>
      <w:r w:rsidR="00A211F0">
        <w:t>. United Kingdom Foreign &amp; Commonwealth Office annual report</w:t>
      </w:r>
      <w:r w:rsidR="003E7B1B">
        <w:t>s</w:t>
      </w:r>
      <w:r w:rsidR="00A211F0">
        <w:t xml:space="preserve"> on human rights</w:t>
      </w:r>
    </w:p>
    <w:p w:rsidR="00A211F0" w:rsidRDefault="00A211F0" w:rsidP="00A211F0">
      <w:pPr>
        <w:pStyle w:val="BodyText"/>
        <w:spacing w:line="276" w:lineRule="auto"/>
      </w:pPr>
      <w:r>
        <w:t>1</w:t>
      </w:r>
      <w:r w:rsidR="00CA52FE">
        <w:t>1</w:t>
      </w:r>
      <w:r>
        <w:t>. Council of the European Union annual report</w:t>
      </w:r>
      <w:r w:rsidR="003E7B1B">
        <w:t>s</w:t>
      </w:r>
      <w:r>
        <w:t xml:space="preserve"> on human rights</w:t>
      </w:r>
    </w:p>
    <w:p w:rsidR="00A211F0" w:rsidRDefault="00A211F0" w:rsidP="00A211F0">
      <w:pPr>
        <w:pStyle w:val="BodyText"/>
        <w:spacing w:line="276" w:lineRule="auto"/>
      </w:pPr>
      <w:r>
        <w:t>1</w:t>
      </w:r>
      <w:r w:rsidR="00CA52FE">
        <w:t>2</w:t>
      </w:r>
      <w:r>
        <w:t>. Global Terrorism Database</w:t>
      </w:r>
      <w:r w:rsidR="00CA52FE">
        <w:t xml:space="preserve"> (2013)</w:t>
      </w:r>
    </w:p>
    <w:p w:rsidR="00A211F0" w:rsidRDefault="00A211F0" w:rsidP="00A211F0">
      <w:pPr>
        <w:pStyle w:val="BodyText"/>
        <w:spacing w:line="276" w:lineRule="auto"/>
      </w:pPr>
      <w:r>
        <w:t>1</w:t>
      </w:r>
      <w:r w:rsidR="00CA52FE">
        <w:t>3</w:t>
      </w:r>
      <w:r>
        <w:t xml:space="preserve">. European Network </w:t>
      </w:r>
      <w:proofErr w:type="gramStart"/>
      <w:r>
        <w:t>Against</w:t>
      </w:r>
      <w:proofErr w:type="gramEnd"/>
      <w:r>
        <w:t xml:space="preserve"> Racism Shadow Reports</w:t>
      </w:r>
    </w:p>
    <w:p w:rsidR="00A211F0" w:rsidRDefault="00A211F0" w:rsidP="00A211F0">
      <w:pPr>
        <w:pStyle w:val="BodyText"/>
        <w:spacing w:line="276" w:lineRule="auto"/>
      </w:pPr>
      <w:r>
        <w:t>1</w:t>
      </w:r>
      <w:r w:rsidR="00CA52FE">
        <w:t>4</w:t>
      </w:r>
      <w:r>
        <w:t>. United Nations High Commissioner for Refugees reports</w:t>
      </w:r>
    </w:p>
    <w:p w:rsidR="00A211F0" w:rsidRDefault="00A211F0" w:rsidP="00A211F0">
      <w:pPr>
        <w:pStyle w:val="BodyText"/>
        <w:spacing w:line="276" w:lineRule="auto"/>
      </w:pPr>
      <w:r>
        <w:t>1</w:t>
      </w:r>
      <w:r w:rsidR="00CA52FE">
        <w:t>5</w:t>
      </w:r>
      <w:r>
        <w:t>. U.S. State Department annual Country Reports on Terrorism</w:t>
      </w:r>
    </w:p>
    <w:p w:rsidR="00A211F0" w:rsidRDefault="00A211F0" w:rsidP="00A211F0">
      <w:pPr>
        <w:pStyle w:val="BodyText"/>
        <w:spacing w:line="276" w:lineRule="auto"/>
      </w:pPr>
      <w:r>
        <w:t>1</w:t>
      </w:r>
      <w:r w:rsidR="00CA52FE">
        <w:t>6</w:t>
      </w:r>
      <w:r>
        <w:t>. Anti-Defamation League reports</w:t>
      </w:r>
    </w:p>
    <w:p w:rsidR="00CA52FE" w:rsidRDefault="00CA52FE" w:rsidP="00A211F0">
      <w:pPr>
        <w:pStyle w:val="BodyText"/>
        <w:spacing w:line="276" w:lineRule="auto"/>
      </w:pPr>
      <w:r>
        <w:t>17. Amnesty International country reports (2007 through 2012)</w:t>
      </w:r>
    </w:p>
    <w:p w:rsidR="00A211F0" w:rsidRDefault="00A211F0" w:rsidP="00A211F0">
      <w:pPr>
        <w:pStyle w:val="BodyText"/>
        <w:spacing w:line="276" w:lineRule="auto"/>
      </w:pPr>
      <w:r>
        <w:t>1</w:t>
      </w:r>
      <w:r w:rsidR="00CA52FE">
        <w:t>8</w:t>
      </w:r>
      <w:r>
        <w:t>. U.S. State Department Country Reports on Human Rights Practices</w:t>
      </w:r>
    </w:p>
    <w:p w:rsidR="00A211F0" w:rsidRDefault="00A211F0" w:rsidP="00A211F0">
      <w:pPr>
        <w:pStyle w:val="BodyText"/>
        <w:spacing w:line="276" w:lineRule="auto"/>
      </w:pPr>
      <w:r>
        <w:t>1</w:t>
      </w:r>
      <w:r w:rsidR="00CA52FE">
        <w:t>9</w:t>
      </w:r>
      <w:r>
        <w:t>. Uppsala University’s Uppsala Conflict Data Program, Armed Conflict Database</w:t>
      </w:r>
      <w:r w:rsidR="00CA52FE">
        <w:t xml:space="preserve"> (2009 through 2013)</w:t>
      </w:r>
    </w:p>
    <w:p w:rsidR="00A211F0" w:rsidRDefault="00CA52FE" w:rsidP="00A211F0">
      <w:pPr>
        <w:pStyle w:val="BodyText"/>
        <w:spacing w:line="276" w:lineRule="auto"/>
      </w:pPr>
      <w:proofErr w:type="gramStart"/>
      <w:r>
        <w:t>20</w:t>
      </w:r>
      <w:r w:rsidR="00A211F0">
        <w:t>. Human Rights Without Frontiers</w:t>
      </w:r>
      <w:proofErr w:type="gramEnd"/>
      <w:r w:rsidR="00A211F0">
        <w:t xml:space="preserve"> “Freedom of Religion or Belief” newsletters</w:t>
      </w:r>
      <w:r>
        <w:t xml:space="preserve"> (2010 through 2013)</w:t>
      </w:r>
    </w:p>
    <w:p w:rsidR="00CA52FE" w:rsidRDefault="00CA52FE" w:rsidP="00A211F0">
      <w:pPr>
        <w:pStyle w:val="BodyText"/>
        <w:spacing w:line="276" w:lineRule="auto"/>
      </w:pPr>
      <w:r>
        <w:t>21. U</w:t>
      </w:r>
      <w:r w:rsidR="0079124B">
        <w:t>.</w:t>
      </w:r>
      <w:r>
        <w:t>S</w:t>
      </w:r>
      <w:r w:rsidR="0079124B">
        <w:t>.</w:t>
      </w:r>
      <w:r>
        <w:t xml:space="preserve"> National Counterterrorism Center</w:t>
      </w:r>
      <w:r w:rsidR="00384BD0">
        <w:t>’s</w:t>
      </w:r>
      <w:r>
        <w:t xml:space="preserve"> Worldwide Incident Tracking System (WITS) (2009 through 2011)</w:t>
      </w:r>
    </w:p>
    <w:p w:rsidR="00A211F0" w:rsidRPr="0013431C" w:rsidRDefault="00A211F0" w:rsidP="00A211F0">
      <w:pPr>
        <w:pStyle w:val="BodyText"/>
        <w:spacing w:line="276" w:lineRule="auto"/>
        <w:rPr>
          <w:i/>
        </w:rPr>
      </w:pPr>
      <w:r w:rsidRPr="0013431C">
        <w:rPr>
          <w:i/>
        </w:rPr>
        <w:t xml:space="preserve">U.S. government reports with information on the situation in the United States </w:t>
      </w:r>
    </w:p>
    <w:p w:rsidR="00A211F0" w:rsidRDefault="00A211F0" w:rsidP="00A211F0">
      <w:pPr>
        <w:pStyle w:val="ListParagraph"/>
        <w:autoSpaceDE w:val="0"/>
        <w:autoSpaceDN w:val="0"/>
        <w:adjustRightInd w:val="0"/>
        <w:spacing w:after="320" w:line="276" w:lineRule="auto"/>
        <w:ind w:left="360"/>
      </w:pPr>
      <w:r>
        <w:t>U.S. Department of Justice “Religious Freedom in Focus” newsletters and reports</w:t>
      </w:r>
    </w:p>
    <w:p w:rsidR="00A211F0" w:rsidRDefault="00A211F0" w:rsidP="00A211F0">
      <w:pPr>
        <w:pStyle w:val="ListParagraph"/>
        <w:autoSpaceDE w:val="0"/>
        <w:autoSpaceDN w:val="0"/>
        <w:adjustRightInd w:val="0"/>
        <w:spacing w:after="320" w:line="276" w:lineRule="auto"/>
        <w:ind w:left="360"/>
      </w:pPr>
      <w:r>
        <w:t>FBI Hate Crime Reports</w:t>
      </w:r>
    </w:p>
    <w:p w:rsidR="008115A8" w:rsidRDefault="00873636" w:rsidP="00A211F0">
      <w:pPr>
        <w:pStyle w:val="BodyText"/>
        <w:spacing w:line="276" w:lineRule="auto"/>
      </w:pPr>
      <w:r>
        <w:lastRenderedPageBreak/>
        <w:t xml:space="preserve">Two </w:t>
      </w:r>
      <w:r w:rsidR="00CA52FE">
        <w:t>major area</w:t>
      </w:r>
      <w:r>
        <w:t>s</w:t>
      </w:r>
      <w:r w:rsidR="00CA52FE">
        <w:t xml:space="preserve"> </w:t>
      </w:r>
      <w:r w:rsidR="007660DE">
        <w:t>in which</w:t>
      </w:r>
      <w:r w:rsidR="00CA52FE">
        <w:t xml:space="preserve"> </w:t>
      </w:r>
      <w:r w:rsidR="007660DE">
        <w:t xml:space="preserve">data </w:t>
      </w:r>
      <w:r w:rsidR="00CA52FE">
        <w:t xml:space="preserve">sources </w:t>
      </w:r>
      <w:r w:rsidR="007660DE">
        <w:t xml:space="preserve">have changed </w:t>
      </w:r>
      <w:r>
        <w:t xml:space="preserve">are </w:t>
      </w:r>
      <w:r w:rsidR="00CA52FE">
        <w:t>religion-related terrorism and war.</w:t>
      </w:r>
      <w:r w:rsidR="00AD2BA9">
        <w:t xml:space="preserve"> </w:t>
      </w:r>
      <w:r w:rsidR="00FD6D49">
        <w:t>Pew</w:t>
      </w:r>
      <w:r w:rsidR="00AD2BA9">
        <w:t xml:space="preserve"> Research Center initially relied on the information on terrorism and war in the U</w:t>
      </w:r>
      <w:r w:rsidR="00225F68">
        <w:t>.</w:t>
      </w:r>
      <w:r w:rsidR="00AD2BA9">
        <w:t>S</w:t>
      </w:r>
      <w:r w:rsidR="00225F68">
        <w:t>.</w:t>
      </w:r>
      <w:r w:rsidR="00AD2BA9">
        <w:t xml:space="preserve"> State Department reports and the International Crisis Group reports. Starting in </w:t>
      </w:r>
      <w:r w:rsidR="00C71557">
        <w:t>2009</w:t>
      </w:r>
      <w:r w:rsidR="00225F68">
        <w:t>,</w:t>
      </w:r>
      <w:r w:rsidR="00AD2BA9">
        <w:t xml:space="preserve"> researchers added two new sources: the U</w:t>
      </w:r>
      <w:r w:rsidR="00FE1FB5">
        <w:t>.</w:t>
      </w:r>
      <w:r w:rsidR="00AD2BA9">
        <w:t>S</w:t>
      </w:r>
      <w:r w:rsidR="00FE1FB5">
        <w:t>.</w:t>
      </w:r>
      <w:r w:rsidR="00AD2BA9">
        <w:t xml:space="preserve"> National Counterterrorism Center’s Worldwide Incident Tracking System (WITS) for data on religion-related terrorism, and </w:t>
      </w:r>
      <w:r w:rsidR="007436AC">
        <w:t xml:space="preserve">Sweden’s </w:t>
      </w:r>
      <w:r w:rsidR="00AD2BA9">
        <w:t>Uppsala University</w:t>
      </w:r>
      <w:r w:rsidR="007436AC">
        <w:t xml:space="preserve"> </w:t>
      </w:r>
      <w:r w:rsidR="00AD2BA9">
        <w:t xml:space="preserve">Conflict Data Program’s Armed Conflict Database for data on religion-related war. </w:t>
      </w:r>
      <w:r w:rsidR="00756478">
        <w:t>The U.S. government discontinued WITS in 2011, however</w:t>
      </w:r>
      <w:r>
        <w:t>, and, b</w:t>
      </w:r>
      <w:r w:rsidR="006E3A2D">
        <w:t>eginning in 2012</w:t>
      </w:r>
      <w:r w:rsidR="00C71557">
        <w:t xml:space="preserve">, </w:t>
      </w:r>
      <w:r w:rsidR="006E3A2D">
        <w:t>the</w:t>
      </w:r>
      <w:r w:rsidR="00D138AC">
        <w:t xml:space="preserve"> coding project reverted to using</w:t>
      </w:r>
      <w:r w:rsidR="006E3A2D">
        <w:t xml:space="preserve"> U</w:t>
      </w:r>
      <w:r w:rsidR="00FE1FB5">
        <w:t>.</w:t>
      </w:r>
      <w:r w:rsidR="006E3A2D">
        <w:t>S</w:t>
      </w:r>
      <w:r w:rsidR="00FE1FB5">
        <w:t>.</w:t>
      </w:r>
      <w:r w:rsidR="006E3A2D">
        <w:t xml:space="preserve"> State Department reports for </w:t>
      </w:r>
      <w:r w:rsidR="007436AC">
        <w:t xml:space="preserve">data on religion-related </w:t>
      </w:r>
      <w:r w:rsidR="006E3A2D">
        <w:t>terrorism</w:t>
      </w:r>
      <w:r w:rsidR="00D138AC">
        <w:t>, while continuing to</w:t>
      </w:r>
      <w:r w:rsidR="006E3A2D">
        <w:t xml:space="preserve"> </w:t>
      </w:r>
      <w:r w:rsidR="00D138AC">
        <w:t>use</w:t>
      </w:r>
      <w:r w:rsidR="006E3A2D">
        <w:t xml:space="preserve"> </w:t>
      </w:r>
      <w:r w:rsidR="00D138AC">
        <w:t xml:space="preserve">the </w:t>
      </w:r>
      <w:r w:rsidR="006E3A2D">
        <w:t>Uppsala data</w:t>
      </w:r>
      <w:r w:rsidR="00D138AC">
        <w:t>base to track religion-related war</w:t>
      </w:r>
      <w:r w:rsidR="006E3A2D">
        <w:t xml:space="preserve">. In 2013, </w:t>
      </w:r>
      <w:r w:rsidR="00FD6D49">
        <w:t>Pew</w:t>
      </w:r>
      <w:r w:rsidR="006E3A2D">
        <w:t xml:space="preserve"> Research Center </w:t>
      </w:r>
      <w:r w:rsidR="00904977">
        <w:t xml:space="preserve">also </w:t>
      </w:r>
      <w:r w:rsidR="006E3A2D">
        <w:t xml:space="preserve">began using data from the Global Terrorism </w:t>
      </w:r>
      <w:r w:rsidR="006E3A2D" w:rsidRPr="00045F6F">
        <w:t>Database</w:t>
      </w:r>
      <w:r w:rsidR="003E7B1B" w:rsidRPr="00045F6F">
        <w:t xml:space="preserve"> </w:t>
      </w:r>
      <w:r w:rsidR="006E3A2D" w:rsidRPr="00045F6F">
        <w:t xml:space="preserve">maintained by the University of Maryland’s National Consortium for </w:t>
      </w:r>
      <w:r w:rsidR="00756478" w:rsidRPr="00045F6F">
        <w:t xml:space="preserve">the Study of </w:t>
      </w:r>
      <w:r w:rsidR="006E3A2D" w:rsidRPr="00045F6F">
        <w:t>Terrorism and Responses to Terrorism</w:t>
      </w:r>
      <w:r w:rsidR="007014CA">
        <w:t xml:space="preserve">. </w:t>
      </w:r>
      <w:r w:rsidR="00D138AC" w:rsidRPr="00045F6F">
        <w:t>Since the University of Maryland database</w:t>
      </w:r>
      <w:r w:rsidR="006E3A2D" w:rsidRPr="00045F6F">
        <w:t xml:space="preserve"> is also </w:t>
      </w:r>
      <w:r w:rsidR="00D138AC" w:rsidRPr="00045F6F">
        <w:t xml:space="preserve">a primary </w:t>
      </w:r>
      <w:r w:rsidR="006E3A2D" w:rsidRPr="00045F6F">
        <w:t xml:space="preserve">source </w:t>
      </w:r>
      <w:r w:rsidR="00D138AC" w:rsidRPr="00045F6F">
        <w:t xml:space="preserve">of information for </w:t>
      </w:r>
      <w:r w:rsidR="006E3A2D" w:rsidRPr="00045F6F">
        <w:t>the U</w:t>
      </w:r>
      <w:r w:rsidR="00FE1FB5" w:rsidRPr="00045F6F">
        <w:t>.</w:t>
      </w:r>
      <w:r w:rsidR="006E3A2D" w:rsidRPr="00045F6F">
        <w:t>S</w:t>
      </w:r>
      <w:r w:rsidR="007660DE" w:rsidRPr="00045F6F">
        <w:t>.</w:t>
      </w:r>
      <w:r w:rsidR="006E3A2D" w:rsidRPr="00045F6F">
        <w:t xml:space="preserve"> State Department’s Country Reports on Terrorism, </w:t>
      </w:r>
      <w:r w:rsidR="002E7B30" w:rsidRPr="00045F6F">
        <w:t>Pew Research Center</w:t>
      </w:r>
      <w:r w:rsidR="006E3A2D" w:rsidRPr="00045F6F">
        <w:t xml:space="preserve"> staff </w:t>
      </w:r>
      <w:r w:rsidR="00D138AC" w:rsidRPr="00045F6F">
        <w:t xml:space="preserve">sought to </w:t>
      </w:r>
      <w:r w:rsidR="006E3A2D" w:rsidRPr="00045F6F">
        <w:t>ensure</w:t>
      </w:r>
      <w:r w:rsidR="00D138AC" w:rsidRPr="00045F6F">
        <w:t xml:space="preserve"> that</w:t>
      </w:r>
      <w:r w:rsidR="006E3A2D" w:rsidRPr="00045F6F">
        <w:t xml:space="preserve"> no terrorism incidents were double-counted between the two sources. </w:t>
      </w:r>
    </w:p>
    <w:p w:rsidR="00CA52FE" w:rsidRDefault="00CA52FE" w:rsidP="00A211F0">
      <w:pPr>
        <w:pStyle w:val="BodyText"/>
        <w:spacing w:line="276" w:lineRule="auto"/>
      </w:pPr>
    </w:p>
    <w:p w:rsidR="00ED6844" w:rsidRDefault="00873636">
      <w:pPr>
        <w:pStyle w:val="BodyText"/>
        <w:spacing w:line="276" w:lineRule="auto"/>
      </w:pPr>
      <w:r>
        <w:t>A</w:t>
      </w:r>
      <w:r w:rsidR="007660DE" w:rsidRPr="00045F6F">
        <w:t>nother area in which data sources have changed</w:t>
      </w:r>
      <w:r>
        <w:t xml:space="preserve"> is human rights</w:t>
      </w:r>
      <w:r w:rsidR="007660DE" w:rsidRPr="00045F6F">
        <w:t>.</w:t>
      </w:r>
      <w:r w:rsidR="00CA52FE" w:rsidRPr="00045F6F">
        <w:t xml:space="preserve"> </w:t>
      </w:r>
      <w:r w:rsidR="00ED6844" w:rsidRPr="00045F6F">
        <w:t xml:space="preserve">The Human Rights First reports have not been updated since </w:t>
      </w:r>
      <w:r w:rsidR="00C71557">
        <w:t>2009</w:t>
      </w:r>
      <w:r w:rsidR="00ED6844" w:rsidRPr="00045F6F">
        <w:t>, so</w:t>
      </w:r>
      <w:r w:rsidR="00BB34A6" w:rsidRPr="00045F6F">
        <w:t xml:space="preserve"> </w:t>
      </w:r>
      <w:r w:rsidR="00BB34A6" w:rsidRPr="00873636">
        <w:t>annual</w:t>
      </w:r>
      <w:r w:rsidR="00BB34A6" w:rsidRPr="00045F6F">
        <w:t xml:space="preserve"> </w:t>
      </w:r>
      <w:r w:rsidR="00ED6844" w:rsidRPr="00045F6F">
        <w:t>Freedom House reports</w:t>
      </w:r>
      <w:r w:rsidR="00CD4D86" w:rsidRPr="00045F6F">
        <w:t xml:space="preserve"> were substituted beginning in </w:t>
      </w:r>
      <w:r w:rsidR="00C71557">
        <w:t>2009</w:t>
      </w:r>
      <w:r w:rsidR="00ED6844" w:rsidRPr="00045F6F">
        <w:t xml:space="preserve">. Additionally, the Hudson Institute publication </w:t>
      </w:r>
      <w:r w:rsidR="00796574">
        <w:t>“</w:t>
      </w:r>
      <w:r w:rsidR="00ED6844" w:rsidRPr="00671877">
        <w:t>Religious Freedom in the World</w:t>
      </w:r>
      <w:r w:rsidR="00671877">
        <w:t>,</w:t>
      </w:r>
      <w:r w:rsidR="00796574">
        <w:t>”</w:t>
      </w:r>
      <w:r w:rsidR="00ED6844" w:rsidRPr="00045F6F">
        <w:rPr>
          <w:i/>
        </w:rPr>
        <w:t xml:space="preserve"> </w:t>
      </w:r>
      <w:r w:rsidR="00ED6844" w:rsidRPr="00045F6F">
        <w:t>by Paul Marshall</w:t>
      </w:r>
      <w:r w:rsidR="00671877">
        <w:t>,</w:t>
      </w:r>
      <w:r w:rsidR="00796574">
        <w:t xml:space="preserve"> </w:t>
      </w:r>
      <w:r w:rsidR="00ED6844" w:rsidRPr="00045F6F">
        <w:t xml:space="preserve">has not been updated since its 2008 release. </w:t>
      </w:r>
      <w:r w:rsidR="00CD4D86" w:rsidRPr="00045F6F">
        <w:t>T</w:t>
      </w:r>
      <w:r w:rsidR="00ED6844" w:rsidRPr="00045F6F">
        <w:t xml:space="preserve">o </w:t>
      </w:r>
      <w:r w:rsidR="00CD4D86" w:rsidRPr="00045F6F">
        <w:t>provide more recent</w:t>
      </w:r>
      <w:r w:rsidR="00ED6844" w:rsidRPr="00045F6F">
        <w:t xml:space="preserve"> data, </w:t>
      </w:r>
      <w:r w:rsidR="00A211F0" w:rsidRPr="00045F6F">
        <w:t xml:space="preserve">Human Rights </w:t>
      </w:r>
      <w:proofErr w:type="gramStart"/>
      <w:r w:rsidR="00A211F0" w:rsidRPr="00045F6F">
        <w:t>Without</w:t>
      </w:r>
      <w:proofErr w:type="gramEnd"/>
      <w:r w:rsidR="00A211F0" w:rsidRPr="00045F6F">
        <w:t xml:space="preserve"> Frontiers</w:t>
      </w:r>
      <w:r w:rsidR="001C4B18" w:rsidRPr="00045F6F">
        <w:t>’</w:t>
      </w:r>
      <w:r w:rsidR="00A211F0">
        <w:t xml:space="preserve"> “Freedom of Religion or Belief” newsletters </w:t>
      </w:r>
      <w:r w:rsidR="00CD4D86">
        <w:t xml:space="preserve">were substituted </w:t>
      </w:r>
      <w:r w:rsidR="00ED6844">
        <w:t xml:space="preserve">starting in </w:t>
      </w:r>
      <w:r w:rsidR="00C71557">
        <w:t>2010</w:t>
      </w:r>
      <w:r w:rsidR="00ED6844">
        <w:t>. Finally, Amnesty Internationa</w:t>
      </w:r>
      <w:r w:rsidR="00CD4D86">
        <w:t>l’s</w:t>
      </w:r>
      <w:r w:rsidR="00ED6844">
        <w:t xml:space="preserve"> </w:t>
      </w:r>
      <w:r w:rsidR="00CD4D86">
        <w:t>c</w:t>
      </w:r>
      <w:r w:rsidR="00ED6844">
        <w:t xml:space="preserve">ountry reports were not available for 2013, so coding for that year occurred without </w:t>
      </w:r>
      <w:r w:rsidR="00CD4D86">
        <w:t>them.</w:t>
      </w:r>
    </w:p>
    <w:p w:rsidR="00671877" w:rsidRDefault="00671877">
      <w:pPr>
        <w:pStyle w:val="BodyText"/>
        <w:spacing w:line="276" w:lineRule="auto"/>
      </w:pPr>
    </w:p>
    <w:p w:rsidR="00A211F0" w:rsidRDefault="00A211F0" w:rsidP="00A211F0">
      <w:pPr>
        <w:pStyle w:val="Heading3"/>
        <w:spacing w:line="276" w:lineRule="auto"/>
      </w:pPr>
      <w:bookmarkStart w:id="13" w:name="_Toc372885890"/>
      <w:bookmarkStart w:id="14" w:name="_Toc372891915"/>
      <w:bookmarkStart w:id="15" w:name="_Toc374612628"/>
      <w:bookmarkStart w:id="16" w:name="_Toc376859335"/>
      <w:r>
        <w:t>The Coding Instrument</w:t>
      </w:r>
      <w:bookmarkEnd w:id="13"/>
      <w:bookmarkEnd w:id="14"/>
      <w:bookmarkEnd w:id="15"/>
      <w:bookmarkEnd w:id="16"/>
      <w:r>
        <w:t xml:space="preserve"> </w:t>
      </w:r>
    </w:p>
    <w:p w:rsidR="00A211F0" w:rsidRDefault="002E7B30" w:rsidP="00A211F0">
      <w:pPr>
        <w:pStyle w:val="BodyText"/>
        <w:spacing w:line="276" w:lineRule="auto"/>
      </w:pPr>
      <w:r>
        <w:t>Pew Research Center</w:t>
      </w:r>
      <w:r w:rsidR="00A211F0">
        <w:t xml:space="preserve"> staff developed a battery of questions</w:t>
      </w:r>
      <w:r w:rsidR="00CD4D86">
        <w:t>,</w:t>
      </w:r>
      <w:r w:rsidR="00A211F0">
        <w:t xml:space="preserve"> similar to a survey questionnaire</w:t>
      </w:r>
      <w:r w:rsidR="00CD4D86">
        <w:t xml:space="preserve">, about </w:t>
      </w:r>
      <w:r w:rsidR="00DB0DB1">
        <w:t>various type</w:t>
      </w:r>
      <w:r w:rsidR="00CD4D86">
        <w:t xml:space="preserve">s of </w:t>
      </w:r>
      <w:r w:rsidR="00DB0DB1">
        <w:t>government restrictions on religion and social hostilities involving religion</w:t>
      </w:r>
      <w:r w:rsidR="00A211F0">
        <w:t xml:space="preserve">. </w:t>
      </w:r>
      <w:r w:rsidR="00EC4E65">
        <w:t>Each year, c</w:t>
      </w:r>
      <w:r w:rsidR="00A211F0">
        <w:t xml:space="preserve">oders consult the primary sources to answer </w:t>
      </w:r>
      <w:r w:rsidR="00DB0DB1">
        <w:t>each</w:t>
      </w:r>
      <w:r w:rsidR="00A211F0">
        <w:t xml:space="preserve"> question separately for each country. While the State Department’s annual reports on International Religious Freedom generally contain the most comprehensive information, the other sources provide additional factual detail that </w:t>
      </w:r>
      <w:r w:rsidR="00EC4E65">
        <w:t xml:space="preserve">is </w:t>
      </w:r>
      <w:r w:rsidR="00A211F0">
        <w:t>used to settle ambiguities, resolve contradictions and help in the proper scoring of each question.</w:t>
      </w:r>
    </w:p>
    <w:p w:rsidR="00D92712" w:rsidRDefault="00D92712" w:rsidP="00A211F0">
      <w:pPr>
        <w:pStyle w:val="BodyText"/>
        <w:spacing w:line="276" w:lineRule="auto"/>
      </w:pPr>
    </w:p>
    <w:p w:rsidR="00191E38" w:rsidRDefault="00A211F0" w:rsidP="00A211F0">
      <w:pPr>
        <w:pStyle w:val="BodyText"/>
        <w:spacing w:line="276" w:lineRule="auto"/>
      </w:pPr>
      <w:r>
        <w:t>The questionnaire, or coding instrument, generate</w:t>
      </w:r>
      <w:r w:rsidR="00EC4E65">
        <w:t>s</w:t>
      </w:r>
      <w:r>
        <w:t xml:space="preserve"> a set of numerical measures on restrictions in each country. </w:t>
      </w:r>
      <w:r w:rsidR="008B3DDE">
        <w:t xml:space="preserve">These numerical measures </w:t>
      </w:r>
      <w:r w:rsidR="00191E38">
        <w:t xml:space="preserve">are </w:t>
      </w:r>
      <w:r w:rsidR="008B3DDE">
        <w:t xml:space="preserve">used as variables in the </w:t>
      </w:r>
      <w:r w:rsidR="00191E38">
        <w:t xml:space="preserve">analysis done for the </w:t>
      </w:r>
      <w:r w:rsidR="008B3DDE">
        <w:t xml:space="preserve">annual </w:t>
      </w:r>
      <w:r w:rsidR="00191E38">
        <w:t xml:space="preserve">restrictions </w:t>
      </w:r>
      <w:r w:rsidR="008B3DDE">
        <w:t>reports</w:t>
      </w:r>
      <w:r w:rsidR="00191E38">
        <w:t xml:space="preserve">. </w:t>
      </w:r>
    </w:p>
    <w:p w:rsidR="00191E38" w:rsidRDefault="00191E38" w:rsidP="00A211F0">
      <w:pPr>
        <w:pStyle w:val="BodyText"/>
        <w:spacing w:line="276" w:lineRule="auto"/>
      </w:pPr>
    </w:p>
    <w:p w:rsidR="00A211F0" w:rsidRDefault="00A211F0" w:rsidP="00A211F0">
      <w:pPr>
        <w:pStyle w:val="BodyText"/>
        <w:spacing w:line="276" w:lineRule="auto"/>
      </w:pPr>
      <w:r>
        <w:t>The coding process require</w:t>
      </w:r>
      <w:r w:rsidR="00EC4E65">
        <w:t>s</w:t>
      </w:r>
      <w:r>
        <w:t xml:space="preserve"> the coders to check all the sources for each country. Coders determine whether each source provide</w:t>
      </w:r>
      <w:r w:rsidR="00EC4E65">
        <w:t>s</w:t>
      </w:r>
      <w:r>
        <w:t xml:space="preserve"> information critical to assigning a score</w:t>
      </w:r>
      <w:r w:rsidR="00085AC0">
        <w:t>,</w:t>
      </w:r>
      <w:r>
        <w:t xml:space="preserve"> </w:t>
      </w:r>
      <w:r w:rsidR="00DB0DB1">
        <w:t>provide</w:t>
      </w:r>
      <w:r w:rsidR="00EC4E65">
        <w:t>s</w:t>
      </w:r>
      <w:r>
        <w:t xml:space="preserve"> supporting </w:t>
      </w:r>
      <w:r>
        <w:lastRenderedPageBreak/>
        <w:t xml:space="preserve">information but not </w:t>
      </w:r>
      <w:r w:rsidR="00DB0DB1">
        <w:t>critical additional</w:t>
      </w:r>
      <w:r>
        <w:t xml:space="preserve"> facts</w:t>
      </w:r>
      <w:r w:rsidR="00085AC0">
        <w:t>,</w:t>
      </w:r>
      <w:r>
        <w:t xml:space="preserve"> or </w:t>
      </w:r>
      <w:r w:rsidR="00DB0DB1">
        <w:t>provide</w:t>
      </w:r>
      <w:r w:rsidR="00EC4E65">
        <w:t>s</w:t>
      </w:r>
      <w:r w:rsidR="00DB0DB1">
        <w:t xml:space="preserve"> </w:t>
      </w:r>
      <w:r>
        <w:t xml:space="preserve">no </w:t>
      </w:r>
      <w:r w:rsidR="00DB0DB1">
        <w:t>substantive</w:t>
      </w:r>
      <w:r>
        <w:t xml:space="preserve"> information on that particular country. Multiple sources of information </w:t>
      </w:r>
      <w:r w:rsidR="00EC4E65">
        <w:t>are</w:t>
      </w:r>
      <w:r>
        <w:t xml:space="preserve"> available for all countries and self-administering territories with populations greater than 1 million. Most of the countries and territories analyzed by </w:t>
      </w:r>
      <w:r w:rsidR="00FD6D49">
        <w:t>Pew</w:t>
      </w:r>
      <w:r>
        <w:t xml:space="preserve"> Research Center </w:t>
      </w:r>
      <w:r w:rsidR="00EC4E65">
        <w:t>are</w:t>
      </w:r>
      <w:r>
        <w:t xml:space="preserve"> </w:t>
      </w:r>
      <w:proofErr w:type="spellStart"/>
      <w:r>
        <w:t>multisourced</w:t>
      </w:r>
      <w:proofErr w:type="spellEnd"/>
      <w:r>
        <w:t>; only small, predominantly island, countries ha</w:t>
      </w:r>
      <w:r w:rsidR="00EC4E65">
        <w:t>ve</w:t>
      </w:r>
      <w:r>
        <w:t xml:space="preserve"> a single source, namely, the </w:t>
      </w:r>
      <w:r w:rsidR="00DB0DB1">
        <w:t xml:space="preserve">U.S. </w:t>
      </w:r>
      <w:r>
        <w:t>State Department reports.</w:t>
      </w:r>
    </w:p>
    <w:p w:rsidR="00D92712" w:rsidRDefault="00D92712" w:rsidP="00A211F0">
      <w:pPr>
        <w:pStyle w:val="BodyText"/>
        <w:spacing w:line="276" w:lineRule="auto"/>
      </w:pPr>
    </w:p>
    <w:p w:rsidR="00A211F0" w:rsidRDefault="00A211F0" w:rsidP="00A211F0">
      <w:pPr>
        <w:pStyle w:val="BodyText"/>
        <w:spacing w:line="276" w:lineRule="auto"/>
      </w:pPr>
      <w:r>
        <w:t>Coding the United States present</w:t>
      </w:r>
      <w:r w:rsidR="00EC4E65">
        <w:t>s</w:t>
      </w:r>
      <w:r>
        <w:t xml:space="preserve"> a special problem since it is not included in the State Department’s annual reports on International Religious Freedom. Accordingly, </w:t>
      </w:r>
      <w:r w:rsidR="002E7B30">
        <w:t>Pew Research Center</w:t>
      </w:r>
      <w:r>
        <w:t xml:space="preserve"> coders also look at reports from the U.S. Department of Justice and the FBI on violations of religious freedom in the United States, in addition to consulting all the primary sources, including reports by the United Nations, Human Rights Watch, Freedom House, the International Crisis Group and the U.K. Foreign &amp; Commonwealth Office, many of which contain data on the United States.</w:t>
      </w:r>
    </w:p>
    <w:p w:rsidR="006E3A2D" w:rsidRDefault="006E3A2D" w:rsidP="00A211F0">
      <w:pPr>
        <w:pStyle w:val="BodyText"/>
        <w:spacing w:line="276" w:lineRule="auto"/>
      </w:pPr>
    </w:p>
    <w:p w:rsidR="00A211F0" w:rsidRDefault="00A211F0" w:rsidP="00A211F0">
      <w:pPr>
        <w:pStyle w:val="Heading3"/>
        <w:spacing w:line="276" w:lineRule="auto"/>
      </w:pPr>
      <w:bookmarkStart w:id="17" w:name="_Toc372885891"/>
      <w:bookmarkStart w:id="18" w:name="_Toc372891916"/>
      <w:bookmarkStart w:id="19" w:name="_Toc374612629"/>
      <w:bookmarkStart w:id="20" w:name="_Toc376859336"/>
      <w:r>
        <w:t>The Coding Process</w:t>
      </w:r>
      <w:bookmarkEnd w:id="17"/>
      <w:bookmarkEnd w:id="18"/>
      <w:bookmarkEnd w:id="19"/>
      <w:bookmarkEnd w:id="20"/>
      <w:r>
        <w:t xml:space="preserve"> </w:t>
      </w:r>
    </w:p>
    <w:p w:rsidR="00A211F0" w:rsidRDefault="00FD6D49" w:rsidP="00A211F0">
      <w:pPr>
        <w:pStyle w:val="BodyText"/>
        <w:spacing w:line="276" w:lineRule="auto"/>
      </w:pPr>
      <w:r>
        <w:t>Pew</w:t>
      </w:r>
      <w:r w:rsidR="00A211F0">
        <w:t xml:space="preserve"> Research Center employ</w:t>
      </w:r>
      <w:r w:rsidR="00EC4E65">
        <w:t>s</w:t>
      </w:r>
      <w:r w:rsidR="00A211F0">
        <w:t xml:space="preserve"> strict training and rigorous coding protocols to make its coding as objective and reproducible as possible. Coders work directly under an experienced researcher’s supervision, with additional direction and support provided by other Pew Research Center researchers. </w:t>
      </w:r>
      <w:r w:rsidR="008C7F4B">
        <w:t xml:space="preserve">Each year, a new group of </w:t>
      </w:r>
      <w:r w:rsidR="00A211F0">
        <w:t>coders under</w:t>
      </w:r>
      <w:r w:rsidR="00DF5729">
        <w:t>go</w:t>
      </w:r>
      <w:r w:rsidR="008C7F4B">
        <w:t>es</w:t>
      </w:r>
      <w:r w:rsidR="00A211F0">
        <w:t xml:space="preserve"> an intensive training period that include</w:t>
      </w:r>
      <w:r w:rsidR="008C7F4B">
        <w:t>s</w:t>
      </w:r>
      <w:r w:rsidR="00A211F0">
        <w:t xml:space="preserve"> a thorough overview of the research objectives, information sources and methodology.</w:t>
      </w:r>
    </w:p>
    <w:p w:rsidR="00D92712" w:rsidRDefault="00D92712" w:rsidP="00A211F0">
      <w:pPr>
        <w:pStyle w:val="BodyText"/>
        <w:spacing w:line="276" w:lineRule="auto"/>
      </w:pPr>
    </w:p>
    <w:p w:rsidR="00A211F0" w:rsidRDefault="00A211F0" w:rsidP="00A211F0">
      <w:pPr>
        <w:pStyle w:val="BodyText"/>
        <w:spacing w:line="276" w:lineRule="auto"/>
      </w:pPr>
      <w:r>
        <w:t xml:space="preserve">Countries </w:t>
      </w:r>
      <w:r w:rsidR="008C7F4B">
        <w:t>are</w:t>
      </w:r>
      <w:r>
        <w:t xml:space="preserve"> double-blind coded by two coders (coders d</w:t>
      </w:r>
      <w:r w:rsidR="008C7F4B">
        <w:t>o</w:t>
      </w:r>
      <w:r>
        <w:t xml:space="preserve"> not see each other’s ratings), and the initial ratings </w:t>
      </w:r>
      <w:r w:rsidR="008C7F4B">
        <w:t>are</w:t>
      </w:r>
      <w:r>
        <w:t xml:space="preserve"> entered into an electronic document (coding instrument) </w:t>
      </w:r>
      <w:r w:rsidR="008C7F4B">
        <w:t xml:space="preserve">that </w:t>
      </w:r>
      <w:r>
        <w:t>includ</w:t>
      </w:r>
      <w:r w:rsidR="008C7F4B">
        <w:t>es</w:t>
      </w:r>
      <w:r>
        <w:t xml:space="preserve"> details on each incident. The coders beg</w:t>
      </w:r>
      <w:r w:rsidR="008C7F4B">
        <w:t>i</w:t>
      </w:r>
      <w:r>
        <w:t>n by filling out the coding instrument for each country using the information source that ha</w:t>
      </w:r>
      <w:r w:rsidR="008C7F4B">
        <w:t>s</w:t>
      </w:r>
      <w:r>
        <w:t xml:space="preserve"> the most comprehensive information, typically the State Department</w:t>
      </w:r>
      <w:r w:rsidR="00641322">
        <w:t>’s</w:t>
      </w:r>
      <w:r>
        <w:t xml:space="preserve"> </w:t>
      </w:r>
      <w:r w:rsidR="00D41BDC">
        <w:t>International Religious Freedom report</w:t>
      </w:r>
      <w:r>
        <w:t xml:space="preserve">. The protocol for each coder </w:t>
      </w:r>
      <w:r w:rsidR="008C7F4B">
        <w:t xml:space="preserve">is </w:t>
      </w:r>
      <w:r>
        <w:t xml:space="preserve">to answer every question on which information </w:t>
      </w:r>
      <w:r w:rsidR="008C7F4B">
        <w:t xml:space="preserve">is </w:t>
      </w:r>
      <w:r>
        <w:t>available in the initial source. Once a coder ha</w:t>
      </w:r>
      <w:r w:rsidR="008C7F4B">
        <w:t>s</w:t>
      </w:r>
      <w:r>
        <w:t xml:space="preserve"> completed that process, he or she then turn</w:t>
      </w:r>
      <w:r w:rsidR="008C7F4B">
        <w:t>s</w:t>
      </w:r>
      <w:r>
        <w:t xml:space="preserve"> to the other sources. As new information </w:t>
      </w:r>
      <w:r w:rsidR="008C7F4B">
        <w:t>i</w:t>
      </w:r>
      <w:r>
        <w:t xml:space="preserve">s found, this also </w:t>
      </w:r>
      <w:r w:rsidR="008C7F4B">
        <w:t xml:space="preserve">is </w:t>
      </w:r>
      <w:r>
        <w:t>coded and the source duly noted. Whenever ambiguities or contradictions ar</w:t>
      </w:r>
      <w:r w:rsidR="008C7F4B">
        <w:t>i</w:t>
      </w:r>
      <w:r>
        <w:t xml:space="preserve">se, the source providing the most detailed, clearly documented evidence </w:t>
      </w:r>
      <w:r w:rsidR="008C7F4B">
        <w:t>i</w:t>
      </w:r>
      <w:r>
        <w:t xml:space="preserve">s used. </w:t>
      </w:r>
    </w:p>
    <w:p w:rsidR="00DD69FD" w:rsidRDefault="00DD69FD" w:rsidP="00A211F0">
      <w:pPr>
        <w:pStyle w:val="BodyText"/>
        <w:spacing w:line="276" w:lineRule="auto"/>
      </w:pPr>
    </w:p>
    <w:p w:rsidR="00A211F0" w:rsidRDefault="00A211F0" w:rsidP="00A211F0">
      <w:pPr>
        <w:pStyle w:val="BodyText"/>
        <w:spacing w:line="276" w:lineRule="auto"/>
      </w:pPr>
      <w:r>
        <w:t>After two coders ha</w:t>
      </w:r>
      <w:r w:rsidR="008C7F4B">
        <w:t>ve</w:t>
      </w:r>
      <w:r>
        <w:t xml:space="preserve"> </w:t>
      </w:r>
      <w:r w:rsidR="00476C9A">
        <w:t>independent</w:t>
      </w:r>
      <w:r>
        <w:t xml:space="preserve">ly completed the coding instrument for a particular country, their scores </w:t>
      </w:r>
      <w:r w:rsidR="008C7F4B">
        <w:t>are</w:t>
      </w:r>
      <w:r>
        <w:t xml:space="preserve"> compared by a research</w:t>
      </w:r>
      <w:r w:rsidR="003F4F35">
        <w:t>er</w:t>
      </w:r>
      <w:r>
        <w:t xml:space="preserve">. Areas of discrepancy </w:t>
      </w:r>
      <w:r w:rsidR="008C7F4B">
        <w:t>are</w:t>
      </w:r>
      <w:r>
        <w:t xml:space="preserve"> discussed at length with the coders and </w:t>
      </w:r>
      <w:r w:rsidR="008C7F4B">
        <w:t>are</w:t>
      </w:r>
      <w:r>
        <w:t xml:space="preserve"> reconciled to arrive at a single score on each question for each country. The data for each country </w:t>
      </w:r>
      <w:r w:rsidR="008C7F4B">
        <w:t>are</w:t>
      </w:r>
      <w:r>
        <w:t xml:space="preserve"> then combined into a master file, and the answers and substantiating evidence </w:t>
      </w:r>
      <w:r w:rsidR="001900FD">
        <w:t xml:space="preserve">are logged </w:t>
      </w:r>
      <w:r>
        <w:t>into a database.</w:t>
      </w:r>
    </w:p>
    <w:p w:rsidR="00D92712" w:rsidRDefault="00D92712" w:rsidP="00A211F0">
      <w:pPr>
        <w:pStyle w:val="BodyText"/>
        <w:spacing w:line="276" w:lineRule="auto"/>
      </w:pPr>
    </w:p>
    <w:p w:rsidR="00A211F0" w:rsidRDefault="00A211F0" w:rsidP="00A211F0">
      <w:pPr>
        <w:pStyle w:val="BodyText"/>
        <w:spacing w:line="276" w:lineRule="auto"/>
      </w:pPr>
      <w:r>
        <w:lastRenderedPageBreak/>
        <w:t xml:space="preserve">After all countries </w:t>
      </w:r>
      <w:r w:rsidR="001900FD">
        <w:t>a</w:t>
      </w:r>
      <w:r>
        <w:t xml:space="preserve">re completely coded and all answers and substantiating evidence </w:t>
      </w:r>
      <w:r w:rsidR="001900FD">
        <w:t>a</w:t>
      </w:r>
      <w:r>
        <w:t xml:space="preserve">re </w:t>
      </w:r>
      <w:r w:rsidR="00476C9A">
        <w:t>logged</w:t>
      </w:r>
      <w:r>
        <w:t xml:space="preserve">, the coders and </w:t>
      </w:r>
      <w:r w:rsidR="00E17982">
        <w:t xml:space="preserve">supervising </w:t>
      </w:r>
      <w:r>
        <w:t xml:space="preserve">researchers compare the scores from </w:t>
      </w:r>
      <w:r w:rsidR="00B9566A">
        <w:t>the most recent year with those from the previous year.</w:t>
      </w:r>
      <w:r>
        <w:t xml:space="preserve"> They identif</w:t>
      </w:r>
      <w:r w:rsidR="001900FD">
        <w:t>y</w:t>
      </w:r>
      <w:r>
        <w:t xml:space="preserve"> scores that ha</w:t>
      </w:r>
      <w:r w:rsidR="001900FD">
        <w:t>ve</w:t>
      </w:r>
      <w:r>
        <w:t xml:space="preserve"> changed and </w:t>
      </w:r>
      <w:r w:rsidR="001900FD">
        <w:t>review</w:t>
      </w:r>
      <w:r>
        <w:t xml:space="preserve"> the substantiating evidence for each year to determine whe</w:t>
      </w:r>
      <w:r w:rsidR="00476C9A">
        <w:t>ther</w:t>
      </w:r>
      <w:r>
        <w:t xml:space="preserve"> the change </w:t>
      </w:r>
      <w:r w:rsidR="001900FD">
        <w:t>i</w:t>
      </w:r>
      <w:r>
        <w:t xml:space="preserve">s substantive or </w:t>
      </w:r>
      <w:r w:rsidR="00476C9A">
        <w:t>a</w:t>
      </w:r>
      <w:r>
        <w:t xml:space="preserve"> result of cod</w:t>
      </w:r>
      <w:r w:rsidR="001900FD">
        <w:t>ing</w:t>
      </w:r>
      <w:r>
        <w:t xml:space="preserve"> error</w:t>
      </w:r>
      <w:r w:rsidR="001900FD">
        <w:t>, such as</w:t>
      </w:r>
      <w:r w:rsidR="009B2324">
        <w:t xml:space="preserve"> information</w:t>
      </w:r>
      <w:r w:rsidR="00CE071F">
        <w:t xml:space="preserve"> that has been</w:t>
      </w:r>
      <w:r w:rsidR="001900FD">
        <w:t xml:space="preserve"> overlooked</w:t>
      </w:r>
      <w:r>
        <w:t xml:space="preserve">. In cases in which the change </w:t>
      </w:r>
      <w:r w:rsidR="00E93DE3">
        <w:t>i</w:t>
      </w:r>
      <w:r>
        <w:t xml:space="preserve">s </w:t>
      </w:r>
      <w:r w:rsidR="00476C9A">
        <w:t>found to</w:t>
      </w:r>
      <w:r>
        <w:t xml:space="preserve"> result </w:t>
      </w:r>
      <w:r w:rsidR="00476C9A">
        <w:t>from</w:t>
      </w:r>
      <w:r>
        <w:t xml:space="preserve"> cod</w:t>
      </w:r>
      <w:r w:rsidR="00CE071F">
        <w:t>ing</w:t>
      </w:r>
      <w:r>
        <w:t xml:space="preserve"> error,</w:t>
      </w:r>
      <w:r w:rsidR="001900FD">
        <w:t xml:space="preserve"> </w:t>
      </w:r>
      <w:r>
        <w:t>the coders change their scores accordingly.</w:t>
      </w:r>
    </w:p>
    <w:p w:rsidR="00E17982" w:rsidRDefault="00E17982" w:rsidP="00A211F0">
      <w:pPr>
        <w:pStyle w:val="BodyText"/>
        <w:spacing w:line="276" w:lineRule="auto"/>
        <w:rPr>
          <w:ins w:id="21" w:author="Alan Cooperman" w:date="2015-06-16T18:55:00Z"/>
        </w:rPr>
      </w:pPr>
    </w:p>
    <w:p w:rsidR="00E17982" w:rsidRDefault="00E17982" w:rsidP="00E17982">
      <w:pPr>
        <w:pStyle w:val="BodyText"/>
        <w:spacing w:line="276" w:lineRule="auto"/>
      </w:pPr>
      <w:r>
        <w:t>On several of the questions measuring social hostilities (</w:t>
      </w:r>
      <w:r w:rsidR="00FE38E0">
        <w:t>SHI_Q_</w:t>
      </w:r>
      <w:r>
        <w:t xml:space="preserve">6, </w:t>
      </w:r>
      <w:r w:rsidR="00FE38E0">
        <w:t>SHI_Q_</w:t>
      </w:r>
      <w:r>
        <w:t xml:space="preserve">7, </w:t>
      </w:r>
      <w:r w:rsidR="003E0F8B">
        <w:t xml:space="preserve">SHI_Q_8, </w:t>
      </w:r>
      <w:r w:rsidR="00FE38E0">
        <w:t>SHI_Q_</w:t>
      </w:r>
      <w:r>
        <w:t xml:space="preserve">9, </w:t>
      </w:r>
      <w:r w:rsidR="00FE38E0">
        <w:t>SHI_Q_</w:t>
      </w:r>
      <w:r>
        <w:t xml:space="preserve">10, </w:t>
      </w:r>
      <w:r w:rsidR="00FE38E0">
        <w:t>SHI_Q_</w:t>
      </w:r>
      <w:r>
        <w:t xml:space="preserve">11, </w:t>
      </w:r>
      <w:r w:rsidR="00FE38E0">
        <w:t>SHI_Q_</w:t>
      </w:r>
      <w:r>
        <w:t xml:space="preserve">12 and </w:t>
      </w:r>
      <w:r w:rsidR="00FE38E0">
        <w:t>SHI_Q_</w:t>
      </w:r>
      <w:r>
        <w:t xml:space="preserve">13), </w:t>
      </w:r>
      <w:r w:rsidR="002B0D6F">
        <w:t xml:space="preserve">coders are </w:t>
      </w:r>
      <w:r>
        <w:t>inst</w:t>
      </w:r>
      <w:r w:rsidR="002B0D6F">
        <w:t xml:space="preserve">ructed to </w:t>
      </w:r>
      <w:r w:rsidR="00E93DE3">
        <w:t xml:space="preserve">look </w:t>
      </w:r>
      <w:r w:rsidR="00CE071F">
        <w:t>not only at</w:t>
      </w:r>
      <w:r w:rsidR="00E93DE3">
        <w:t xml:space="preserve"> the current </w:t>
      </w:r>
      <w:r w:rsidR="00CE071F">
        <w:t xml:space="preserve">annual </w:t>
      </w:r>
      <w:r w:rsidR="00E93DE3">
        <w:t xml:space="preserve">coding period but also at </w:t>
      </w:r>
      <w:r w:rsidR="00E93DE3" w:rsidRPr="002938FD">
        <w:rPr>
          <w:i/>
        </w:rPr>
        <w:t xml:space="preserve">two </w:t>
      </w:r>
      <w:r w:rsidR="00E93DE3">
        <w:t xml:space="preserve">prior </w:t>
      </w:r>
      <w:r w:rsidR="00CE071F">
        <w:t>years of data to assess whether hostilities</w:t>
      </w:r>
      <w:r w:rsidR="002B0D6F">
        <w:t xml:space="preserve"> in </w:t>
      </w:r>
      <w:r w:rsidR="00CE071F">
        <w:t xml:space="preserve">those </w:t>
      </w:r>
      <w:r w:rsidR="002B0D6F">
        <w:t>prior</w:t>
      </w:r>
      <w:r>
        <w:t xml:space="preserve"> year</w:t>
      </w:r>
      <w:r w:rsidR="002B0D6F">
        <w:t xml:space="preserve">s </w:t>
      </w:r>
      <w:r>
        <w:t xml:space="preserve">have </w:t>
      </w:r>
      <w:r w:rsidR="002B0D6F">
        <w:t>a continuing impact on</w:t>
      </w:r>
      <w:r>
        <w:t xml:space="preserve"> religious</w:t>
      </w:r>
      <w:r w:rsidR="00384650">
        <w:t xml:space="preserve"> tensions. For example, a major outbreak of violence between religious groups, </w:t>
      </w:r>
      <w:r w:rsidR="00C90EAD">
        <w:t xml:space="preserve">a brutal attack on an individual </w:t>
      </w:r>
      <w:r w:rsidR="00384650">
        <w:t xml:space="preserve">who has switched </w:t>
      </w:r>
      <w:r w:rsidR="00C90EAD">
        <w:t>religions or a highly</w:t>
      </w:r>
      <w:r w:rsidR="008C7F4B">
        <w:t xml:space="preserve"> </w:t>
      </w:r>
      <w:r w:rsidR="00C90EAD">
        <w:t xml:space="preserve">publicized honor killing </w:t>
      </w:r>
      <w:r w:rsidR="00CE071F">
        <w:t>may</w:t>
      </w:r>
      <w:r>
        <w:t xml:space="preserve"> have a chilling effect </w:t>
      </w:r>
      <w:r w:rsidR="00C90EAD">
        <w:t xml:space="preserve">on religious activity that extends beyond a single year. </w:t>
      </w:r>
      <w:r>
        <w:t>Ac</w:t>
      </w:r>
      <w:r w:rsidR="00C90EAD">
        <w:t xml:space="preserve">cordingly, </w:t>
      </w:r>
      <w:r w:rsidR="00CE071F" w:rsidRPr="00F90C47">
        <w:t xml:space="preserve">coders are instructed to </w:t>
      </w:r>
      <w:r w:rsidR="00C90EAD" w:rsidRPr="00F90C47">
        <w:t xml:space="preserve">take into account up to </w:t>
      </w:r>
      <w:r w:rsidRPr="00F90C47">
        <w:t>three years’ worth of i</w:t>
      </w:r>
      <w:r w:rsidR="00CE071F" w:rsidRPr="00F90C47">
        <w:t>nformation in the coding for the</w:t>
      </w:r>
      <w:r w:rsidRPr="00F90C47">
        <w:t>se questions.</w:t>
      </w:r>
      <w:r>
        <w:t xml:space="preserve"> </w:t>
      </w:r>
    </w:p>
    <w:p w:rsidR="00476C9A" w:rsidRDefault="00476C9A" w:rsidP="00A211F0">
      <w:pPr>
        <w:pStyle w:val="BodyText"/>
        <w:spacing w:line="276" w:lineRule="auto"/>
      </w:pPr>
    </w:p>
    <w:p w:rsidR="00A211F0" w:rsidRDefault="00FE64B4" w:rsidP="00A211F0">
      <w:pPr>
        <w:pStyle w:val="BodyText"/>
        <w:spacing w:line="276" w:lineRule="auto"/>
      </w:pPr>
      <w:r>
        <w:t xml:space="preserve">During the </w:t>
      </w:r>
      <w:r w:rsidR="009C064F">
        <w:t>first</w:t>
      </w:r>
      <w:r>
        <w:t xml:space="preserve"> years of coding</w:t>
      </w:r>
      <w:r w:rsidR="00E018E9">
        <w:t>,</w:t>
      </w:r>
      <w:r w:rsidR="009C064F">
        <w:t xml:space="preserve"> </w:t>
      </w:r>
      <w:r w:rsidR="00A211F0">
        <w:t xml:space="preserve">the coding instrument continually </w:t>
      </w:r>
      <w:r w:rsidR="00796574">
        <w:t xml:space="preserve">was </w:t>
      </w:r>
      <w:r>
        <w:t>evaluat</w:t>
      </w:r>
      <w:r w:rsidR="00A211F0">
        <w:t xml:space="preserve">ed for possible defects. The </w:t>
      </w:r>
      <w:r w:rsidR="00323C6F">
        <w:t xml:space="preserve">wording of the </w:t>
      </w:r>
      <w:r w:rsidR="00A211F0">
        <w:t>questions w</w:t>
      </w:r>
      <w:r w:rsidR="00323C6F">
        <w:t>as</w:t>
      </w:r>
      <w:r w:rsidR="00A211F0">
        <w:t xml:space="preserve"> designed to be precise, comprehensive and objective</w:t>
      </w:r>
      <w:r w:rsidR="00796574">
        <w:t>,</w:t>
      </w:r>
      <w:r w:rsidR="00A211F0">
        <w:t xml:space="preserve"> so that, based on the same data</w:t>
      </w:r>
      <w:r w:rsidR="00D744AD">
        <w:t xml:space="preserve"> sources</w:t>
      </w:r>
      <w:r w:rsidR="00A211F0">
        <w:t xml:space="preserve">, the coding could be reliably reproduced by others. </w:t>
      </w:r>
      <w:r>
        <w:t>In subsequent years</w:t>
      </w:r>
      <w:r w:rsidR="00D320CE">
        <w:t>, the definitions</w:t>
      </w:r>
      <w:r w:rsidR="00D744AD">
        <w:t xml:space="preserve"> of </w:t>
      </w:r>
      <w:r w:rsidR="00323C6F">
        <w:t xml:space="preserve">some </w:t>
      </w:r>
      <w:r w:rsidR="009C064F">
        <w:t>key terms hav</w:t>
      </w:r>
      <w:r w:rsidR="00323C6F">
        <w:t xml:space="preserve">e </w:t>
      </w:r>
      <w:r w:rsidR="009C064F">
        <w:t>been elaborated</w:t>
      </w:r>
      <w:r w:rsidR="00323C6F">
        <w:t xml:space="preserve"> in an effort </w:t>
      </w:r>
      <w:r w:rsidR="00D320CE">
        <w:t>to ensure consistency from year to year</w:t>
      </w:r>
      <w:r w:rsidR="00A6333E">
        <w:t xml:space="preserve">, resulting in </w:t>
      </w:r>
      <w:r w:rsidR="00D320CE">
        <w:t xml:space="preserve">annotations </w:t>
      </w:r>
      <w:r w:rsidR="00A6333E">
        <w:t>to th</w:t>
      </w:r>
      <w:r w:rsidR="007014CA">
        <w:t xml:space="preserve">e questionnaire </w:t>
      </w:r>
      <w:r w:rsidR="00E018E9">
        <w:t xml:space="preserve">used by </w:t>
      </w:r>
      <w:r w:rsidR="007014CA">
        <w:t>the data coders</w:t>
      </w:r>
      <w:r w:rsidR="00E018E9">
        <w:t>.</w:t>
      </w:r>
      <w:r w:rsidR="007014CA">
        <w:t xml:space="preserve"> </w:t>
      </w:r>
      <w:r w:rsidR="00D320CE">
        <w:t xml:space="preserve">But no substantive changes have </w:t>
      </w:r>
      <w:r w:rsidR="00A6333E">
        <w:t xml:space="preserve">been made in the </w:t>
      </w:r>
      <w:r w:rsidR="00572EBB">
        <w:t xml:space="preserve">wording of the </w:t>
      </w:r>
      <w:r w:rsidR="00A6333E">
        <w:t>questions that constitute the G</w:t>
      </w:r>
      <w:r w:rsidR="00E018E9">
        <w:t xml:space="preserve">overnment Restrictions Index </w:t>
      </w:r>
      <w:r w:rsidR="00A6333E">
        <w:t xml:space="preserve">or </w:t>
      </w:r>
      <w:r w:rsidR="00E018E9">
        <w:t xml:space="preserve">the Social Hostilities Index </w:t>
      </w:r>
      <w:r w:rsidR="00572EBB">
        <w:t xml:space="preserve">since publication of the first religious restrictions report in </w:t>
      </w:r>
      <w:r w:rsidR="00E018E9">
        <w:t xml:space="preserve">December </w:t>
      </w:r>
      <w:r w:rsidR="00572EBB">
        <w:t>2009</w:t>
      </w:r>
      <w:r w:rsidR="00A6333E">
        <w:t xml:space="preserve">. </w:t>
      </w:r>
      <w:r w:rsidR="00A211F0">
        <w:t xml:space="preserve"> </w:t>
      </w:r>
    </w:p>
    <w:p w:rsidR="00E018E9" w:rsidRDefault="00E018E9" w:rsidP="00A211F0">
      <w:pPr>
        <w:pStyle w:val="BodyText"/>
        <w:spacing w:line="276" w:lineRule="auto"/>
      </w:pPr>
    </w:p>
    <w:p w:rsidR="00A211F0" w:rsidRDefault="00572EBB" w:rsidP="00A211F0">
      <w:pPr>
        <w:pStyle w:val="BodyText"/>
        <w:spacing w:line="276" w:lineRule="auto"/>
      </w:pPr>
      <w:r>
        <w:t xml:space="preserve">The sources used in the coding sometimes provide differing descriptions of the </w:t>
      </w:r>
      <w:r w:rsidR="006D3A8F">
        <w:t xml:space="preserve">same situation or incident. </w:t>
      </w:r>
      <w:r w:rsidR="00E018E9">
        <w:t xml:space="preserve">Coders </w:t>
      </w:r>
      <w:r w:rsidR="00A211F0">
        <w:t xml:space="preserve">generally </w:t>
      </w:r>
      <w:r w:rsidR="006D3A8F">
        <w:t xml:space="preserve">have </w:t>
      </w:r>
      <w:r w:rsidR="00A211F0">
        <w:t xml:space="preserve">found few cases in which one source </w:t>
      </w:r>
      <w:r w:rsidR="006D3A8F">
        <w:t xml:space="preserve">flatly </w:t>
      </w:r>
      <w:r w:rsidR="00A211F0">
        <w:t>contradict</w:t>
      </w:r>
      <w:r w:rsidR="006D3A8F">
        <w:t>s</w:t>
      </w:r>
      <w:r w:rsidR="00A211F0">
        <w:t xml:space="preserve"> another</w:t>
      </w:r>
      <w:r w:rsidR="006D3A8F">
        <w:t xml:space="preserve"> on a critical issue of fact</w:t>
      </w:r>
      <w:r w:rsidR="00A211F0">
        <w:t xml:space="preserve">. When </w:t>
      </w:r>
      <w:r w:rsidR="006D3A8F">
        <w:t xml:space="preserve">significant </w:t>
      </w:r>
      <w:r w:rsidR="00A211F0">
        <w:t>contradictions d</w:t>
      </w:r>
      <w:r w:rsidR="006D3A8F">
        <w:t>o</w:t>
      </w:r>
      <w:r w:rsidR="00A211F0">
        <w:t xml:space="preserve"> arise – such as when sources provide </w:t>
      </w:r>
      <w:r w:rsidR="006D3A8F">
        <w:t xml:space="preserve">widely </w:t>
      </w:r>
      <w:r w:rsidR="00A211F0">
        <w:t>differing estimates of the number of people displaced due to religion-related violence – the source that cite</w:t>
      </w:r>
      <w:r w:rsidR="006D3A8F">
        <w:t>s</w:t>
      </w:r>
      <w:r w:rsidR="00A211F0">
        <w:t xml:space="preserve"> the most specific </w:t>
      </w:r>
      <w:r w:rsidR="006D3A8F">
        <w:t xml:space="preserve">and authoritative </w:t>
      </w:r>
      <w:r w:rsidR="00A211F0">
        <w:t xml:space="preserve">documentation </w:t>
      </w:r>
      <w:r w:rsidR="006D3A8F">
        <w:t>i</w:t>
      </w:r>
      <w:r w:rsidR="00A211F0">
        <w:t xml:space="preserve">s used. The coders </w:t>
      </w:r>
      <w:r w:rsidR="006D3A8F">
        <w:t>a</w:t>
      </w:r>
      <w:r w:rsidR="00A211F0">
        <w:t>re instructed to disregard broad, unsubstantiated generalizations regarding abuses and to focus on reports that contain clear, precise documentation and factual details, such as names, dates and places where incidents occurred.</w:t>
      </w:r>
    </w:p>
    <w:p w:rsidR="00085AC0" w:rsidRDefault="00085AC0" w:rsidP="00A211F0">
      <w:pPr>
        <w:pStyle w:val="BodyText"/>
        <w:spacing w:line="276" w:lineRule="auto"/>
      </w:pPr>
    </w:p>
    <w:p w:rsidR="00A211F0" w:rsidRDefault="00FD6D49" w:rsidP="00A211F0">
      <w:pPr>
        <w:pStyle w:val="BodyText"/>
        <w:spacing w:line="276" w:lineRule="auto"/>
      </w:pPr>
      <w:r>
        <w:t>Pew</w:t>
      </w:r>
      <w:r w:rsidR="00085AC0">
        <w:t xml:space="preserve"> Research Center also use</w:t>
      </w:r>
      <w:r w:rsidR="00551EAC">
        <w:t>s</w:t>
      </w:r>
      <w:r w:rsidR="00085AC0">
        <w:t xml:space="preserve"> inter-rater reliability tests to assess the quality of the data. These tests assess the extent to which the two coders for each country agree on the data they code. </w:t>
      </w:r>
      <w:r w:rsidR="00A211F0">
        <w:t xml:space="preserve">Inter-rater reliability scores </w:t>
      </w:r>
      <w:r w:rsidR="00551EAC">
        <w:t>are</w:t>
      </w:r>
      <w:r w:rsidR="00A211F0">
        <w:t xml:space="preserve"> computed by comparing the coders’ independent, blind ratings. </w:t>
      </w:r>
      <w:r w:rsidR="002C029A">
        <w:t xml:space="preserve">These </w:t>
      </w:r>
      <w:r w:rsidR="002C029A">
        <w:lastRenderedPageBreak/>
        <w:t xml:space="preserve">inter-rater reliability tests are a common measure of the quality of data and coding instruments; the inter-rater reliability scores </w:t>
      </w:r>
      <w:r w:rsidR="00F0615A">
        <w:t xml:space="preserve">generally </w:t>
      </w:r>
      <w:r w:rsidR="00551EAC">
        <w:t xml:space="preserve">have been </w:t>
      </w:r>
      <w:r w:rsidR="002C029A">
        <w:t xml:space="preserve">above 0.7, which is considered an acceptable level. </w:t>
      </w:r>
    </w:p>
    <w:p w:rsidR="008F421E" w:rsidRDefault="008F421E" w:rsidP="00A211F0">
      <w:pPr>
        <w:pStyle w:val="Heading3"/>
        <w:spacing w:line="276" w:lineRule="auto"/>
      </w:pPr>
      <w:bookmarkStart w:id="22" w:name="_Toc372885892"/>
      <w:bookmarkStart w:id="23" w:name="_Toc372891917"/>
      <w:bookmarkStart w:id="24" w:name="_Toc374612630"/>
      <w:bookmarkStart w:id="25" w:name="_Toc376859337"/>
    </w:p>
    <w:p w:rsidR="00A211F0" w:rsidRDefault="00A211F0" w:rsidP="00A211F0">
      <w:pPr>
        <w:pStyle w:val="Heading3"/>
        <w:spacing w:line="276" w:lineRule="auto"/>
      </w:pPr>
      <w:r>
        <w:t>Restriction of Religion Indexes</w:t>
      </w:r>
      <w:bookmarkEnd w:id="22"/>
      <w:bookmarkEnd w:id="23"/>
      <w:bookmarkEnd w:id="24"/>
      <w:bookmarkEnd w:id="25"/>
      <w:r>
        <w:t xml:space="preserve"> </w:t>
      </w:r>
    </w:p>
    <w:p w:rsidR="00A211F0" w:rsidRDefault="00FD6D49" w:rsidP="00A211F0">
      <w:pPr>
        <w:pStyle w:val="BodyText"/>
        <w:spacing w:line="276" w:lineRule="auto"/>
      </w:pPr>
      <w:r>
        <w:t>Pew</w:t>
      </w:r>
      <w:r w:rsidR="00CC2141">
        <w:t xml:space="preserve"> Research Center uses two 10-point indexes </w:t>
      </w:r>
      <w:r w:rsidR="00D308F3">
        <w:t xml:space="preserve">– the Government Restrictions Index and the Social Hostilities Index – </w:t>
      </w:r>
      <w:r w:rsidR="00CC2141">
        <w:t xml:space="preserve">to rate </w:t>
      </w:r>
      <w:r w:rsidR="00D308F3">
        <w:t xml:space="preserve">198 </w:t>
      </w:r>
      <w:r w:rsidR="00CC2141">
        <w:t xml:space="preserve">countries and territories on their levels of restrictions. </w:t>
      </w:r>
      <w:r w:rsidR="00D43778">
        <w:t>As noted above, t</w:t>
      </w:r>
      <w:r w:rsidR="00A211F0">
        <w:t xml:space="preserve">he </w:t>
      </w:r>
      <w:r w:rsidR="00D308F3">
        <w:t xml:space="preserve">GRI </w:t>
      </w:r>
      <w:r w:rsidR="00A211F0">
        <w:t xml:space="preserve">is based on 20 indicators of ways that national and local governments restrict religion, including through coercion and force. The </w:t>
      </w:r>
      <w:r w:rsidR="00D308F3">
        <w:t xml:space="preserve">SHI </w:t>
      </w:r>
      <w:r w:rsidR="00A211F0">
        <w:t xml:space="preserve">is based on 13 indicators of ways in which private individuals and social groups infringe on religious beliefs and practices, including religiously biased crimes, mob violence and efforts to stop particular religious groups from growing or operating. </w:t>
      </w:r>
    </w:p>
    <w:p w:rsidR="00D308F3" w:rsidRDefault="00D308F3" w:rsidP="00A211F0">
      <w:pPr>
        <w:pStyle w:val="BodyText"/>
        <w:spacing w:line="276" w:lineRule="auto"/>
      </w:pPr>
    </w:p>
    <w:p w:rsidR="00D308F3" w:rsidRDefault="00D308F3" w:rsidP="00A211F0">
      <w:pPr>
        <w:pStyle w:val="BodyText"/>
        <w:spacing w:line="276" w:lineRule="auto"/>
      </w:pPr>
      <w:r>
        <w:t xml:space="preserve">In addition to measuring </w:t>
      </w:r>
      <w:r w:rsidR="007170A4">
        <w:t xml:space="preserve">countries’ </w:t>
      </w:r>
      <w:r>
        <w:t>levels of restrictions and hostilities</w:t>
      </w:r>
      <w:r w:rsidR="007170A4">
        <w:t xml:space="preserve"> involving religion</w:t>
      </w:r>
      <w:r>
        <w:t xml:space="preserve">, the reports analyze changes in </w:t>
      </w:r>
      <w:r w:rsidR="007170A4">
        <w:t xml:space="preserve">restrictions </w:t>
      </w:r>
      <w:r>
        <w:t xml:space="preserve">on an annual basis. The reports categorize the amount of change in each country’s scores in two ways, numerically and by percentile. </w:t>
      </w:r>
      <w:r w:rsidR="007170A4">
        <w:t>First, countries are grouped into categories depending on the size of the numeric change in their scores from year to year on the two indexes: changes of two points or more in either direction</w:t>
      </w:r>
      <w:r w:rsidR="00763544">
        <w:t xml:space="preserve">, </w:t>
      </w:r>
      <w:r w:rsidR="007170A4">
        <w:t>changes of at least one point but less than two points</w:t>
      </w:r>
      <w:r w:rsidR="00EE5D65">
        <w:t>,</w:t>
      </w:r>
      <w:r w:rsidR="007170A4">
        <w:t xml:space="preserve"> changes of less than one point</w:t>
      </w:r>
      <w:r w:rsidR="00763544">
        <w:t xml:space="preserve">, </w:t>
      </w:r>
      <w:r w:rsidR="007170A4">
        <w:t>or no changes at all.</w:t>
      </w:r>
      <w:r>
        <w:t xml:space="preserve"> </w:t>
      </w:r>
    </w:p>
    <w:p w:rsidR="007034CE" w:rsidRDefault="007034CE" w:rsidP="00A211F0">
      <w:pPr>
        <w:pStyle w:val="BodyText"/>
        <w:spacing w:line="276" w:lineRule="auto"/>
      </w:pPr>
    </w:p>
    <w:p w:rsidR="00763544" w:rsidRDefault="007034CE" w:rsidP="00EE5D65">
      <w:pPr>
        <w:pStyle w:val="BodyText"/>
      </w:pPr>
      <w:r>
        <w:t xml:space="preserve">Second, the restrictions reports categorize the levels of </w:t>
      </w:r>
      <w:r w:rsidRPr="0027412D">
        <w:t xml:space="preserve">government restrictions and social hostilities in each country by percentiles. As </w:t>
      </w:r>
      <w:r>
        <w:t>a</w:t>
      </w:r>
      <w:r w:rsidRPr="0027412D">
        <w:t xml:space="preserve"> benchmark, </w:t>
      </w:r>
      <w:r>
        <w:t>the reports</w:t>
      </w:r>
      <w:r w:rsidRPr="0027412D">
        <w:t xml:space="preserve"> use results from the baseline year </w:t>
      </w:r>
      <w:r>
        <w:t xml:space="preserve">of the study </w:t>
      </w:r>
      <w:r w:rsidRPr="0027412D">
        <w:t>(</w:t>
      </w:r>
      <w:r>
        <w:t>2007)</w:t>
      </w:r>
      <w:r w:rsidRPr="0027412D">
        <w:t xml:space="preserve">. Scores in the top 5% on each index in </w:t>
      </w:r>
      <w:r>
        <w:t xml:space="preserve">the baseline year </w:t>
      </w:r>
      <w:r w:rsidRPr="0027412D">
        <w:t xml:space="preserve">were categorized as “very high.” The next highest 15% of scores were categorized as “high,” and the following 20% were categorized as “moderate.” </w:t>
      </w:r>
      <w:r>
        <w:t>T</w:t>
      </w:r>
      <w:r w:rsidRPr="0027412D">
        <w:t xml:space="preserve">he </w:t>
      </w:r>
      <w:proofErr w:type="gramStart"/>
      <w:r w:rsidRPr="0027412D">
        <w:t>bottom 60% of scores were</w:t>
      </w:r>
      <w:proofErr w:type="gramEnd"/>
      <w:r w:rsidRPr="0027412D">
        <w:t xml:space="preserve"> categorized as “low.” </w:t>
      </w:r>
    </w:p>
    <w:p w:rsidR="00763544" w:rsidRPr="00763544" w:rsidRDefault="00763544" w:rsidP="00EE5D65">
      <w:pPr>
        <w:pStyle w:val="BodyText"/>
      </w:pPr>
    </w:p>
    <w:p w:rsidR="005951B9" w:rsidRDefault="005951B9" w:rsidP="00EE5D65">
      <w:r>
        <w:t xml:space="preserve">Pew Research Center reports all figures </w:t>
      </w:r>
      <w:r w:rsidR="001A5765">
        <w:t xml:space="preserve">in the restrictions reports and dataset </w:t>
      </w:r>
      <w:r>
        <w:t>to one decimal place</w:t>
      </w:r>
      <w:r w:rsidR="001A5765">
        <w:t>.</w:t>
      </w:r>
      <w:r>
        <w:t xml:space="preserve"> </w:t>
      </w:r>
      <w:r w:rsidR="001A5765">
        <w:t>However, t</w:t>
      </w:r>
      <w:r w:rsidR="000553A8">
        <w:t>he calculation</w:t>
      </w:r>
      <w:r w:rsidR="0002202E">
        <w:t>s</w:t>
      </w:r>
      <w:r w:rsidR="000553A8">
        <w:t xml:space="preserve"> of the </w:t>
      </w:r>
      <w:r>
        <w:t>Government Restrictions Index and Social Hostilities Index</w:t>
      </w:r>
      <w:r w:rsidR="000553A8">
        <w:t xml:space="preserve"> </w:t>
      </w:r>
      <w:r w:rsidR="001A5765">
        <w:t xml:space="preserve">often </w:t>
      </w:r>
      <w:r w:rsidR="000553A8">
        <w:t xml:space="preserve">result in numbers beyond one decimal place, which can have implications for </w:t>
      </w:r>
      <w:r w:rsidR="00A0214A">
        <w:t xml:space="preserve">the presentation of countries’ index scores and countries’ assignments to levels of </w:t>
      </w:r>
      <w:r w:rsidR="00CC2141">
        <w:t>g</w:t>
      </w:r>
      <w:r w:rsidR="00A0214A">
        <w:t xml:space="preserve">overnment </w:t>
      </w:r>
      <w:r w:rsidR="00CC2141">
        <w:t>r</w:t>
      </w:r>
      <w:r w:rsidR="00A0214A">
        <w:t xml:space="preserve">estrictions and </w:t>
      </w:r>
      <w:r w:rsidR="00CC2141">
        <w:t>s</w:t>
      </w:r>
      <w:r w:rsidR="00A0214A">
        <w:t xml:space="preserve">ocial </w:t>
      </w:r>
      <w:r w:rsidR="00CC2141">
        <w:t>h</w:t>
      </w:r>
      <w:r w:rsidR="00A0214A">
        <w:t xml:space="preserve">ostilities. </w:t>
      </w:r>
      <w:r w:rsidR="00043871">
        <w:t xml:space="preserve">It </w:t>
      </w:r>
      <w:r w:rsidR="00A0214A">
        <w:t xml:space="preserve">also </w:t>
      </w:r>
      <w:r w:rsidR="007034CE">
        <w:t xml:space="preserve">could </w:t>
      </w:r>
      <w:r w:rsidR="00A0214A">
        <w:t xml:space="preserve">affect </w:t>
      </w:r>
      <w:r w:rsidR="00043871">
        <w:t xml:space="preserve">assessments of index score changes for a given country between years. </w:t>
      </w:r>
      <w:r>
        <w:t xml:space="preserve">As a result, there may be a few </w:t>
      </w:r>
      <w:r w:rsidR="00042660">
        <w:t xml:space="preserve">minor </w:t>
      </w:r>
      <w:r>
        <w:t>discrepancies if users of this dataset attempt to recreate the indexes from the component variables</w:t>
      </w:r>
      <w:r w:rsidR="00042660">
        <w:t>.</w:t>
      </w:r>
      <w:r>
        <w:t xml:space="preserve"> </w:t>
      </w:r>
    </w:p>
    <w:p w:rsidR="00763544" w:rsidRPr="007838DE" w:rsidRDefault="00763544" w:rsidP="00EE5D65">
      <w:pPr>
        <w:pStyle w:val="BodyText"/>
      </w:pPr>
    </w:p>
    <w:p w:rsidR="00A211F0" w:rsidRDefault="00A211F0" w:rsidP="00A211F0">
      <w:pPr>
        <w:pStyle w:val="Heading4"/>
        <w:spacing w:line="276" w:lineRule="auto"/>
      </w:pPr>
      <w:r>
        <w:t xml:space="preserve">Government Restrictions Index </w:t>
      </w:r>
    </w:p>
    <w:p w:rsidR="00763544" w:rsidRDefault="00763544" w:rsidP="00763544">
      <w:pPr>
        <w:pStyle w:val="BodyText"/>
        <w:spacing w:line="276" w:lineRule="auto"/>
      </w:pPr>
      <w:r>
        <w:t xml:space="preserve">Coding multiple indicators makes it possible to construct a Government Restrictions Index of sufficient gradation to allow for meaningful cross-national comparisons. An additional advantage </w:t>
      </w:r>
      <w:r>
        <w:lastRenderedPageBreak/>
        <w:t>of using multiple indicators is that it helps mitigate the effects of measurement error in any one variable, providing greater confidence in the overall measure.</w:t>
      </w:r>
    </w:p>
    <w:p w:rsidR="00D92712" w:rsidRDefault="00D92712" w:rsidP="00A211F0">
      <w:pPr>
        <w:pStyle w:val="BodyText"/>
        <w:spacing w:line="276" w:lineRule="auto"/>
      </w:pPr>
    </w:p>
    <w:p w:rsidR="00790127" w:rsidRDefault="00FD6D49" w:rsidP="00553269">
      <w:pPr>
        <w:widowControl w:val="0"/>
        <w:suppressAutoHyphens/>
        <w:autoSpaceDE w:val="0"/>
        <w:autoSpaceDN w:val="0"/>
        <w:adjustRightInd w:val="0"/>
        <w:textAlignment w:val="center"/>
      </w:pPr>
      <w:r>
        <w:t>Pew</w:t>
      </w:r>
      <w:r w:rsidR="00A211F0">
        <w:t xml:space="preserve"> Research Center code</w:t>
      </w:r>
      <w:r w:rsidR="007218F4">
        <w:t>s</w:t>
      </w:r>
      <w:r w:rsidR="00A211F0">
        <w:t xml:space="preserve"> 20 indicators of government restrictions on religion</w:t>
      </w:r>
      <w:r w:rsidR="00AB705D">
        <w:t>.</w:t>
      </w:r>
      <w:r w:rsidR="00A211F0">
        <w:t xml:space="preserve"> These 20 items </w:t>
      </w:r>
      <w:r w:rsidR="007218F4">
        <w:t>are</w:t>
      </w:r>
      <w:r w:rsidR="00A211F0">
        <w:t xml:space="preserve"> added together to create the GRI. In two cases</w:t>
      </w:r>
      <w:r w:rsidR="00AB705D">
        <w:t xml:space="preserve"> (GRI_Q_19 and GRI_Q_20)</w:t>
      </w:r>
      <w:r w:rsidR="00A211F0">
        <w:t>, these items represent an aggregation of several closely related questions</w:t>
      </w:r>
      <w:r w:rsidR="00AB705D">
        <w:t xml:space="preserve"> (for details, see discussion of variables at the end of this codebook). </w:t>
      </w:r>
    </w:p>
    <w:p w:rsidR="00D92712" w:rsidRDefault="00D92712" w:rsidP="00A211F0">
      <w:pPr>
        <w:pStyle w:val="BodyText"/>
        <w:spacing w:line="276" w:lineRule="auto"/>
      </w:pPr>
    </w:p>
    <w:p w:rsidR="00A211F0" w:rsidRDefault="00A211F0" w:rsidP="00A211F0">
      <w:pPr>
        <w:pStyle w:val="BodyText"/>
        <w:spacing w:line="276" w:lineRule="auto"/>
      </w:pPr>
      <w:r>
        <w:t xml:space="preserve">The GRI is a fine-grained measure created by adding the 20 items on a 0-to-10 metric, with zero indicating very low </w:t>
      </w:r>
      <w:r w:rsidRPr="00D252A2">
        <w:t>levels of government</w:t>
      </w:r>
      <w:r>
        <w:t xml:space="preserve"> restrictions on religion and 10 indicating extremely high </w:t>
      </w:r>
      <w:r w:rsidRPr="00D252A2">
        <w:t>levels of</w:t>
      </w:r>
      <w:r>
        <w:t xml:space="preserve"> restrictions. The 20 questions that form the GRI are coded in a standard scale from zero to one point, while gradations among the answers allow for partial points to be given for lesser degrees of the particular government restriction being measured. The overall value of the index </w:t>
      </w:r>
      <w:r w:rsidR="007218F4">
        <w:t>i</w:t>
      </w:r>
      <w:r>
        <w:t>s calculated and proportionally adjusted – so that it ha</w:t>
      </w:r>
      <w:r w:rsidR="007218F4">
        <w:t>s</w:t>
      </w:r>
      <w:r>
        <w:t xml:space="preserve"> a maximum value of 10 and a possible range of zero to 10 – by dividing the sum of the variables by two. </w:t>
      </w:r>
    </w:p>
    <w:p w:rsidR="00D92712" w:rsidRDefault="00D92712" w:rsidP="00A211F0">
      <w:pPr>
        <w:pStyle w:val="BodyText"/>
        <w:spacing w:line="276" w:lineRule="auto"/>
      </w:pPr>
    </w:p>
    <w:p w:rsidR="00A211F0" w:rsidRDefault="00A211F0" w:rsidP="00A211F0">
      <w:pPr>
        <w:pStyle w:val="BodyText"/>
        <w:spacing w:line="276" w:lineRule="auto"/>
      </w:pPr>
      <w:r>
        <w:t xml:space="preserve">A test of whether the 20 items </w:t>
      </w:r>
      <w:r w:rsidR="007218F4">
        <w:t>are</w:t>
      </w:r>
      <w:r>
        <w:t xml:space="preserve"> statistically reliable as a single index produced a scale reliability coefficient </w:t>
      </w:r>
      <w:r w:rsidR="0027412D">
        <w:t xml:space="preserve">above 0.9 for each year from </w:t>
      </w:r>
      <w:r w:rsidR="00C71557">
        <w:t>2007</w:t>
      </w:r>
      <w:r w:rsidR="009F02B3">
        <w:t>-</w:t>
      </w:r>
      <w:r w:rsidR="0027412D">
        <w:t>2013.</w:t>
      </w:r>
      <w:r w:rsidR="00747594">
        <w:rPr>
          <w:rStyle w:val="FootnoteReference"/>
        </w:rPr>
        <w:footnoteReference w:id="5"/>
      </w:r>
      <w:r w:rsidR="0027412D">
        <w:t xml:space="preserve"> </w:t>
      </w:r>
      <w:r>
        <w:t xml:space="preserve">Since coefficients of 0.7 or higher are generally considered acceptable, it </w:t>
      </w:r>
      <w:r w:rsidR="007218F4">
        <w:t>i</w:t>
      </w:r>
      <w:r>
        <w:t>s appropriate to combine these 20 items into a single index.</w:t>
      </w:r>
    </w:p>
    <w:p w:rsidR="00BF0D92" w:rsidRDefault="00BF0D92" w:rsidP="00A211F0">
      <w:pPr>
        <w:pStyle w:val="BodyText"/>
        <w:spacing w:line="276" w:lineRule="auto"/>
      </w:pPr>
    </w:p>
    <w:p w:rsidR="00A211F0" w:rsidRDefault="00A211F0" w:rsidP="00A211F0">
      <w:pPr>
        <w:pStyle w:val="Heading4"/>
        <w:spacing w:line="276" w:lineRule="auto"/>
      </w:pPr>
      <w:r>
        <w:t xml:space="preserve">Social Hostilities Index </w:t>
      </w:r>
    </w:p>
    <w:p w:rsidR="00A211F0" w:rsidRDefault="00A211F0" w:rsidP="00A211F0">
      <w:pPr>
        <w:pStyle w:val="BodyText"/>
        <w:spacing w:line="276" w:lineRule="auto"/>
      </w:pPr>
      <w:r>
        <w:t xml:space="preserve">In addition to government restrictions, violence and intimidation in societies also can limit religious beliefs and practices. Accordingly, </w:t>
      </w:r>
      <w:r w:rsidR="002E7B30">
        <w:t>Pew Research Center</w:t>
      </w:r>
      <w:r>
        <w:t xml:space="preserve"> staff track more than a dozen indicators of social impediments on religion. Once again, coding multiple indicators ma</w:t>
      </w:r>
      <w:r w:rsidR="007218F4">
        <w:t>kes</w:t>
      </w:r>
      <w:r>
        <w:t xml:space="preserve"> it possible to construct an index that shows gradations of severity or intensity and allows for comparisons among countries. </w:t>
      </w:r>
    </w:p>
    <w:p w:rsidR="00D92712" w:rsidRDefault="00D92712" w:rsidP="00A211F0">
      <w:pPr>
        <w:pStyle w:val="BodyText"/>
        <w:spacing w:line="276" w:lineRule="auto"/>
      </w:pPr>
    </w:p>
    <w:p w:rsidR="00D92712" w:rsidRDefault="00A211F0" w:rsidP="00A211F0">
      <w:pPr>
        <w:pStyle w:val="BodyText"/>
        <w:spacing w:line="276" w:lineRule="auto"/>
      </w:pPr>
      <w:r>
        <w:t>The S</w:t>
      </w:r>
      <w:r w:rsidR="00AB705D">
        <w:t xml:space="preserve">ocial Hostilities Index </w:t>
      </w:r>
      <w:r w:rsidR="007218F4">
        <w:t xml:space="preserve">is </w:t>
      </w:r>
      <w:r>
        <w:t xml:space="preserve">constructed by adding together the 13 indicators based on a 0-to-10 metric, with zero indicating </w:t>
      </w:r>
      <w:r w:rsidRPr="00D252A2">
        <w:t>very low impediments to religious beliefs and practices and 10 indicating extremely high impediments. The</w:t>
      </w:r>
      <w:r>
        <w:t xml:space="preserve"> various questions that form the index are coded in a standard scale from zero to one point, while gradations among the answers allow for partial points to be given for lesser degrees of the particular hostilities being measured. The indicators </w:t>
      </w:r>
      <w:r w:rsidR="007218F4">
        <w:t xml:space="preserve">are </w:t>
      </w:r>
      <w:r>
        <w:t>added together and set to have a possible range of zero to 10 by dividing the sum of the variables by 1.3.</w:t>
      </w:r>
      <w:r w:rsidR="00E50445">
        <w:t xml:space="preserve"> One of these items </w:t>
      </w:r>
      <w:r w:rsidR="00AB705D">
        <w:t xml:space="preserve">(SHI_Q_1) </w:t>
      </w:r>
      <w:r w:rsidR="00E50445">
        <w:t>represents an aggregation of several closely related questions</w:t>
      </w:r>
      <w:r w:rsidR="00AB705D">
        <w:t xml:space="preserve"> (for details, see discussion of variables </w:t>
      </w:r>
      <w:r w:rsidR="002B6894">
        <w:t xml:space="preserve">at the end of this codebook). </w:t>
      </w:r>
    </w:p>
    <w:p w:rsidR="002B6894" w:rsidRDefault="002B6894" w:rsidP="00A211F0">
      <w:pPr>
        <w:pStyle w:val="BodyText"/>
        <w:spacing w:line="276" w:lineRule="auto"/>
      </w:pPr>
    </w:p>
    <w:p w:rsidR="00A211F0" w:rsidRDefault="00A211F0" w:rsidP="00A211F0">
      <w:pPr>
        <w:pStyle w:val="BodyText"/>
        <w:spacing w:line="276" w:lineRule="auto"/>
      </w:pPr>
      <w:r>
        <w:lastRenderedPageBreak/>
        <w:t xml:space="preserve">As with the Government Restrictions Index, various types of violence and intimidation </w:t>
      </w:r>
      <w:r w:rsidR="007218F4">
        <w:t>are</w:t>
      </w:r>
      <w:r>
        <w:t xml:space="preserve"> combined</w:t>
      </w:r>
      <w:r w:rsidR="007218F4">
        <w:t xml:space="preserve"> on the SHI</w:t>
      </w:r>
      <w:r>
        <w:t xml:space="preserve">. A test of whether these 13 items </w:t>
      </w:r>
      <w:r w:rsidR="007218F4">
        <w:t xml:space="preserve">are </w:t>
      </w:r>
      <w:r>
        <w:t>statistically reliable as a single index produced a scale reliability coefficient of 0.8</w:t>
      </w:r>
      <w:r w:rsidR="0027412D">
        <w:t xml:space="preserve">7 or higher each year from </w:t>
      </w:r>
      <w:r w:rsidR="00C71557">
        <w:t>2007</w:t>
      </w:r>
      <w:r w:rsidR="00D67D48">
        <w:t>-</w:t>
      </w:r>
      <w:r w:rsidR="0027412D">
        <w:t>2013</w:t>
      </w:r>
      <w:r>
        <w:t xml:space="preserve">. Since coefficients of 0.7 or higher are generally considered acceptable, it </w:t>
      </w:r>
      <w:r w:rsidR="00DD2378">
        <w:t>i</w:t>
      </w:r>
      <w:r>
        <w:t>s statistically appropriate to combine these items into a single index.</w:t>
      </w:r>
    </w:p>
    <w:p w:rsidR="00447A0F" w:rsidRDefault="00447A0F" w:rsidP="00A211F0">
      <w:pPr>
        <w:pStyle w:val="Heading4"/>
        <w:spacing w:line="276" w:lineRule="auto"/>
      </w:pPr>
    </w:p>
    <w:p w:rsidR="003C2357" w:rsidRDefault="003C2357" w:rsidP="00A211F0">
      <w:pPr>
        <w:pStyle w:val="Heading4"/>
        <w:spacing w:line="276" w:lineRule="auto"/>
      </w:pPr>
      <w:r>
        <w:t>Overall Restrictions</w:t>
      </w:r>
    </w:p>
    <w:p w:rsidR="001550BD" w:rsidRDefault="00FD6D49" w:rsidP="004C016D">
      <w:pPr>
        <w:pStyle w:val="BodyText"/>
      </w:pPr>
      <w:proofErr w:type="gramStart"/>
      <w:r>
        <w:t>Pew</w:t>
      </w:r>
      <w:proofErr w:type="gramEnd"/>
      <w:r w:rsidR="001550BD">
        <w:t xml:space="preserve"> Research Center also analyzes overall restrictions</w:t>
      </w:r>
      <w:r w:rsidR="00043871">
        <w:t xml:space="preserve"> on religion</w:t>
      </w:r>
      <w:r w:rsidR="001550BD">
        <w:t xml:space="preserve">, which take into account both government restrictions and social hostilities to provide a broader sense of the limits on religious belief and practice in a country. A country’s overall </w:t>
      </w:r>
      <w:r w:rsidR="00043871">
        <w:t xml:space="preserve">level of </w:t>
      </w:r>
      <w:r w:rsidR="001550BD">
        <w:t xml:space="preserve">restrictions for a </w:t>
      </w:r>
      <w:r w:rsidR="00324ED1">
        <w:t xml:space="preserve">particular </w:t>
      </w:r>
      <w:r w:rsidR="001550BD">
        <w:t xml:space="preserve">year is </w:t>
      </w:r>
      <w:r w:rsidR="008348A8">
        <w:t>its</w:t>
      </w:r>
      <w:r w:rsidR="001550BD">
        <w:t xml:space="preserve"> </w:t>
      </w:r>
      <w:r w:rsidR="001550BD" w:rsidRPr="00043871">
        <w:rPr>
          <w:i/>
        </w:rPr>
        <w:t xml:space="preserve">maximum </w:t>
      </w:r>
      <w:r w:rsidR="008348A8" w:rsidRPr="00043871">
        <w:t>level</w:t>
      </w:r>
      <w:r w:rsidR="001550BD">
        <w:t xml:space="preserve"> </w:t>
      </w:r>
      <w:r w:rsidR="00324ED1">
        <w:t>on either index</w:t>
      </w:r>
      <w:r w:rsidR="001550BD">
        <w:t xml:space="preserve"> </w:t>
      </w:r>
      <w:r w:rsidR="00324ED1">
        <w:t>(</w:t>
      </w:r>
      <w:r w:rsidR="00EE5D65">
        <w:t xml:space="preserve">the </w:t>
      </w:r>
      <w:r w:rsidR="00043871">
        <w:t>G</w:t>
      </w:r>
      <w:r w:rsidR="001550BD">
        <w:t xml:space="preserve">overnment </w:t>
      </w:r>
      <w:r w:rsidR="00043871">
        <w:t>R</w:t>
      </w:r>
      <w:r w:rsidR="001550BD">
        <w:t xml:space="preserve">estrictions </w:t>
      </w:r>
      <w:r w:rsidR="00043871">
        <w:t xml:space="preserve">Index </w:t>
      </w:r>
      <w:r w:rsidR="00324ED1">
        <w:t>or</w:t>
      </w:r>
      <w:r w:rsidR="001550BD">
        <w:t xml:space="preserve"> </w:t>
      </w:r>
      <w:r w:rsidR="00043871">
        <w:t>the S</w:t>
      </w:r>
      <w:r w:rsidR="001550BD">
        <w:t xml:space="preserve">ocial </w:t>
      </w:r>
      <w:r w:rsidR="00043871">
        <w:t>H</w:t>
      </w:r>
      <w:r w:rsidR="001550BD">
        <w:t>ostilities</w:t>
      </w:r>
      <w:r w:rsidR="00043871">
        <w:t xml:space="preserve"> Index</w:t>
      </w:r>
      <w:r w:rsidR="00324ED1">
        <w:t>) for that year</w:t>
      </w:r>
      <w:r w:rsidR="001550BD">
        <w:t>. For example, if a country ha</w:t>
      </w:r>
      <w:r w:rsidR="008348A8">
        <w:t>d</w:t>
      </w:r>
      <w:r w:rsidR="001550BD">
        <w:t xml:space="preserve"> high government restrictions and low social hostilities, it would have high overall restrictions</w:t>
      </w:r>
      <w:r w:rsidR="008348A8">
        <w:t>; if it had</w:t>
      </w:r>
      <w:r w:rsidR="00324ED1">
        <w:t xml:space="preserve"> low government restrictions and moderate social hostilities, it would </w:t>
      </w:r>
      <w:r w:rsidR="008348A8">
        <w:t>have moderate overall restrictions.</w:t>
      </w:r>
      <w:r w:rsidR="001550BD">
        <w:t xml:space="preserve"> </w:t>
      </w:r>
    </w:p>
    <w:p w:rsidR="001550BD" w:rsidRDefault="001550BD" w:rsidP="004C016D">
      <w:pPr>
        <w:pStyle w:val="BodyText"/>
      </w:pPr>
    </w:p>
    <w:p w:rsidR="00AE1921" w:rsidRDefault="00AE1921" w:rsidP="004C016D">
      <w:pPr>
        <w:pStyle w:val="BodyText"/>
      </w:pPr>
      <w:r>
        <w:t>Changes in overall levels of restrictions are calculated for each country by comparing its scores on both indexes (the GRI and the SHI) from year to year. When a country’s scores on the GRI and the SHI change in the same direction (both increased or both decreased), the greater amount of change determine</w:t>
      </w:r>
      <w:r w:rsidR="00DD2378">
        <w:t>s</w:t>
      </w:r>
      <w:r>
        <w:t xml:space="preserve"> the category. For instance, if the country’s GRI score increased by 0.8 and its SHI score increased by 1.5, the country </w:t>
      </w:r>
      <w:r w:rsidR="00DD2378">
        <w:t xml:space="preserve">would be </w:t>
      </w:r>
      <w:r>
        <w:t>put into the overall “1.0 to 1.9 increase” category. When a country’s score increase</w:t>
      </w:r>
      <w:r w:rsidR="00DD2378">
        <w:t>s</w:t>
      </w:r>
      <w:r>
        <w:t xml:space="preserve"> on one index but decrease</w:t>
      </w:r>
      <w:r w:rsidR="00DD2378">
        <w:t>s</w:t>
      </w:r>
      <w:r>
        <w:t xml:space="preserve"> on the other, the difference between the amounts of change determine</w:t>
      </w:r>
      <w:r w:rsidR="00DD2378">
        <w:t>s</w:t>
      </w:r>
      <w:r>
        <w:t xml:space="preserve"> the grouping. For example, if the country’s GRI score increased by 2.0 and its SHI score decreased by 1.5, the country </w:t>
      </w:r>
      <w:r w:rsidR="00DD2378">
        <w:t xml:space="preserve">would go </w:t>
      </w:r>
      <w:r>
        <w:t>into the overall “0.1 to 0.9 increase” category. When a country’s score on one index stay</w:t>
      </w:r>
      <w:r w:rsidR="00DD2378">
        <w:t>s</w:t>
      </w:r>
      <w:r>
        <w:t xml:space="preserve"> the same</w:t>
      </w:r>
      <w:r w:rsidR="00E50445">
        <w:t xml:space="preserve"> and its score on the other index changes</w:t>
      </w:r>
      <w:r>
        <w:t xml:space="preserve">, the amount of change </w:t>
      </w:r>
      <w:r w:rsidR="002B2EBE">
        <w:t xml:space="preserve">in the </w:t>
      </w:r>
      <w:r w:rsidR="002B6894">
        <w:t xml:space="preserve">latter </w:t>
      </w:r>
      <w:r w:rsidR="002B2EBE">
        <w:t xml:space="preserve">index </w:t>
      </w:r>
      <w:r w:rsidR="00DD2378">
        <w:t xml:space="preserve">is </w:t>
      </w:r>
      <w:r>
        <w:t>used to assign the category.</w:t>
      </w:r>
      <w:r w:rsidR="0027412D">
        <w:t xml:space="preserve"> </w:t>
      </w:r>
    </w:p>
    <w:p w:rsidR="00747594" w:rsidRDefault="00747594" w:rsidP="004C016D">
      <w:pPr>
        <w:pStyle w:val="BodyText"/>
      </w:pPr>
    </w:p>
    <w:p w:rsidR="003C2357" w:rsidRDefault="003C2357" w:rsidP="004C016D">
      <w:pPr>
        <w:pStyle w:val="BodyText"/>
        <w:rPr>
          <w:rFonts w:asciiTheme="majorHAnsi" w:hAnsiTheme="majorHAnsi"/>
        </w:rPr>
      </w:pPr>
      <w:r w:rsidRPr="002E7978">
        <w:rPr>
          <w:rFonts w:asciiTheme="majorHAnsi" w:hAnsiTheme="majorHAnsi"/>
        </w:rPr>
        <w:t>Regional Medians</w:t>
      </w:r>
    </w:p>
    <w:p w:rsidR="00111A48" w:rsidRDefault="00111A48" w:rsidP="004C016D">
      <w:pPr>
        <w:pStyle w:val="BodyText"/>
        <w:rPr>
          <w:rFonts w:asciiTheme="majorHAnsi" w:hAnsiTheme="majorHAnsi"/>
        </w:rPr>
      </w:pPr>
    </w:p>
    <w:p w:rsidR="00111A48" w:rsidRPr="00111A48" w:rsidRDefault="00111A48" w:rsidP="004C016D">
      <w:pPr>
        <w:pStyle w:val="BodyText"/>
      </w:pPr>
      <w:r>
        <w:t xml:space="preserve">The </w:t>
      </w:r>
      <w:r w:rsidR="00DD05DB">
        <w:t xml:space="preserve">religious restrictions </w:t>
      </w:r>
      <w:r>
        <w:t xml:space="preserve">reports </w:t>
      </w:r>
      <w:r w:rsidR="00DD05DB">
        <w:t xml:space="preserve">include </w:t>
      </w:r>
      <w:r>
        <w:t>median</w:t>
      </w:r>
      <w:r w:rsidR="00DD05DB">
        <w:t xml:space="preserve"> index scores for </w:t>
      </w:r>
      <w:r w:rsidR="00BF0D92">
        <w:t xml:space="preserve">five </w:t>
      </w:r>
      <w:r w:rsidR="005D7B90">
        <w:t xml:space="preserve">geographic </w:t>
      </w:r>
      <w:r w:rsidR="00BF0D92">
        <w:t>regions</w:t>
      </w:r>
      <w:r w:rsidR="00DD05DB">
        <w:t>:</w:t>
      </w:r>
      <w:r w:rsidR="00BF0D92">
        <w:t xml:space="preserve"> </w:t>
      </w:r>
      <w:r w:rsidR="00DD05DB">
        <w:t xml:space="preserve">the </w:t>
      </w:r>
      <w:r w:rsidR="00BF0D92">
        <w:t xml:space="preserve">Americas, </w:t>
      </w:r>
      <w:r w:rsidR="00DD05DB">
        <w:t xml:space="preserve">Asia and the Pacific, </w:t>
      </w:r>
      <w:r w:rsidR="00BF0D92">
        <w:t xml:space="preserve">Europe, </w:t>
      </w:r>
      <w:r w:rsidR="00DD05DB">
        <w:t xml:space="preserve">the </w:t>
      </w:r>
      <w:r w:rsidR="00BF0D92">
        <w:t>Middle East</w:t>
      </w:r>
      <w:r w:rsidR="00DD05DB">
        <w:t xml:space="preserve"> and </w:t>
      </w:r>
      <w:r w:rsidR="00BF0D92">
        <w:t xml:space="preserve">North Africa </w:t>
      </w:r>
      <w:r w:rsidR="00DD05DB">
        <w:t>and s</w:t>
      </w:r>
      <w:r w:rsidR="00BF0D92">
        <w:t>ub-Saharan Africa). Replication of these median</w:t>
      </w:r>
      <w:r w:rsidR="00770A81">
        <w:t xml:space="preserve"> scores</w:t>
      </w:r>
      <w:r w:rsidR="00BF0D92">
        <w:t xml:space="preserve"> may result in slightly different numbers, based on the rounding procedures used in different statistical software packages.</w:t>
      </w:r>
      <w:r w:rsidR="005D7B90">
        <w:t xml:space="preserve"> The countries included in each region are listed in the reports.</w:t>
      </w:r>
    </w:p>
    <w:p w:rsidR="003C2357" w:rsidRDefault="003C2357" w:rsidP="00A211F0">
      <w:pPr>
        <w:pStyle w:val="Heading4"/>
        <w:spacing w:line="276" w:lineRule="auto"/>
      </w:pPr>
    </w:p>
    <w:p w:rsidR="00A211F0" w:rsidRPr="00000639" w:rsidRDefault="00A211F0" w:rsidP="00A211F0">
      <w:pPr>
        <w:pStyle w:val="Heading4"/>
        <w:spacing w:line="276" w:lineRule="auto"/>
      </w:pPr>
      <w:r w:rsidRPr="00000639">
        <w:t>How Examples Are Coded</w:t>
      </w:r>
    </w:p>
    <w:p w:rsidR="00A211F0" w:rsidRPr="00000639" w:rsidRDefault="008012CE" w:rsidP="00A211F0">
      <w:pPr>
        <w:pStyle w:val="BodyText"/>
        <w:spacing w:line="276" w:lineRule="auto"/>
      </w:pPr>
      <w:r>
        <w:lastRenderedPageBreak/>
        <w:t xml:space="preserve">Examples of each type of government restriction or social hostility are generally counted in a single measure on the GRI or SHI. </w:t>
      </w:r>
      <w:r w:rsidR="00A211F0" w:rsidRPr="00000639">
        <w:t xml:space="preserve">For instance, a restriction on proselytizing (sharing one’s faith with the intent of persuading another to join the faith) is not also counted as a restriction on conversion (an individual changing his/her religion). In some situations, however, an individual restriction or hostility may be part of a broader set of restrictions or hostilities. For instance, a mob attack by members of one religious group on an individual of another religion may be an isolated event and counted just under question </w:t>
      </w:r>
      <w:r w:rsidR="00FE38E0">
        <w:t>SHI_Q_</w:t>
      </w:r>
      <w:r w:rsidR="00A211F0" w:rsidRPr="00000639">
        <w:t xml:space="preserve">2: </w:t>
      </w:r>
      <w:r w:rsidR="002B7AC1">
        <w:t>“</w:t>
      </w:r>
      <w:r w:rsidR="00A211F0" w:rsidRPr="00000639">
        <w:t>Was there mob violence related to religion?</w:t>
      </w:r>
      <w:r w:rsidR="002B7AC1">
        <w:t>”</w:t>
      </w:r>
      <w:r w:rsidR="00A211F0" w:rsidRPr="00000639">
        <w:t xml:space="preserve"> However, if such an attack triggers repeated attacks between religious groups, it also might be an indication of sectarian or communal violence, which by definition involves two or more religious groups facing off in repeated clashes. In such a case, the mob attack also would be counted under question </w:t>
      </w:r>
      <w:r w:rsidR="00FE38E0">
        <w:t>SHI_Q_</w:t>
      </w:r>
      <w:r w:rsidR="00A211F0" w:rsidRPr="00000639">
        <w:t xml:space="preserve">3: </w:t>
      </w:r>
      <w:r w:rsidR="002B7AC1">
        <w:t>“</w:t>
      </w:r>
      <w:r w:rsidR="00A211F0" w:rsidRPr="00000639">
        <w:t>Were there acts of sectarian or communal violence between religious groups?</w:t>
      </w:r>
      <w:r w:rsidR="002B7AC1">
        <w:t>”</w:t>
      </w:r>
      <w:r w:rsidR="00A211F0" w:rsidRPr="00000639">
        <w:t xml:space="preserve"> </w:t>
      </w:r>
    </w:p>
    <w:p w:rsidR="00447A0F" w:rsidRDefault="00447A0F" w:rsidP="00A211F0">
      <w:pPr>
        <w:pStyle w:val="Heading3"/>
        <w:spacing w:line="276" w:lineRule="auto"/>
      </w:pPr>
      <w:bookmarkStart w:id="26" w:name="_Toc372885893"/>
      <w:bookmarkStart w:id="27" w:name="_Toc372891918"/>
      <w:bookmarkStart w:id="28" w:name="_Toc374612631"/>
      <w:bookmarkStart w:id="29" w:name="_Toc376859338"/>
    </w:p>
    <w:p w:rsidR="008F421E" w:rsidRDefault="008F421E" w:rsidP="008F421E">
      <w:pPr>
        <w:pStyle w:val="Heading3"/>
        <w:spacing w:line="276" w:lineRule="auto"/>
      </w:pPr>
      <w:r>
        <w:t xml:space="preserve">Religion-Related Terrorism and Armed Conflict </w:t>
      </w:r>
    </w:p>
    <w:p w:rsidR="008F421E" w:rsidRDefault="008F421E" w:rsidP="008F421E">
      <w:pPr>
        <w:pStyle w:val="BodyText"/>
        <w:spacing w:line="276" w:lineRule="auto"/>
      </w:pPr>
      <w:r>
        <w:t xml:space="preserve">Terrorism and war can have huge direct and indirect effects on religious groups, including destroying religious sites, displacing whole communities and inflaming sectarian passions. Accordingly, </w:t>
      </w:r>
      <w:r w:rsidR="002E7B30">
        <w:t>Pew Research Center</w:t>
      </w:r>
      <w:r>
        <w:t xml:space="preserve"> </w:t>
      </w:r>
      <w:r w:rsidR="005D7B90">
        <w:t xml:space="preserve">staff </w:t>
      </w:r>
      <w:r>
        <w:t>tall</w:t>
      </w:r>
      <w:r w:rsidR="00027819">
        <w:t>y</w:t>
      </w:r>
      <w:r>
        <w:t xml:space="preserve"> the number, location and consequences of religion-related terrorism and armed conflict around the world, as reported in the same primary sources used to document other forms of intimidation and violence. However, war and terrorism are sufficiently complex that it is not always possible to determine the degree to which they are religiously motivated or state sponsored. Out of an abundance of caution, </w:t>
      </w:r>
      <w:r w:rsidR="00D41BDC">
        <w:t xml:space="preserve">the </w:t>
      </w:r>
      <w:r w:rsidR="00027819">
        <w:t xml:space="preserve">studies </w:t>
      </w:r>
      <w:r>
        <w:t xml:space="preserve">do not include </w:t>
      </w:r>
      <w:r w:rsidR="00027819">
        <w:t xml:space="preserve">this data </w:t>
      </w:r>
      <w:r>
        <w:t xml:space="preserve">in the Government Restrictions Index. They are factored instead into the index of social hostilities involving religion, which includes one question specifically about religion-related terrorism </w:t>
      </w:r>
      <w:r w:rsidR="00027819">
        <w:t>(</w:t>
      </w:r>
      <w:r w:rsidR="00FE38E0">
        <w:t>SHI_Q_</w:t>
      </w:r>
      <w:r w:rsidR="00027819">
        <w:t xml:space="preserve">4) </w:t>
      </w:r>
      <w:r>
        <w:t>and one question specifically about religion-related war or armed conflict</w:t>
      </w:r>
      <w:r w:rsidR="00027819">
        <w:t xml:space="preserve"> (</w:t>
      </w:r>
      <w:r w:rsidR="00FE38E0">
        <w:t>SHI_Q_</w:t>
      </w:r>
      <w:r w:rsidR="00027819">
        <w:t>5)</w:t>
      </w:r>
      <w:r>
        <w:t xml:space="preserve">. In addition, other measures in both indexes are likely to pick up spillover effects of war and terrorism on the level of religious tensions in society. For example, hate crimes, mob violence and sectarian fighting that occur in the aftermath of a terrorist attack or in the context of a religion-related war would be counted in the Social Hostilities Index, and laws or policies that clearly discriminate against a particular religious group would be registered on the Government Restrictions Index. </w:t>
      </w:r>
    </w:p>
    <w:p w:rsidR="008F421E" w:rsidRDefault="008F421E" w:rsidP="008F421E">
      <w:pPr>
        <w:pStyle w:val="BodyText"/>
        <w:spacing w:line="276" w:lineRule="auto"/>
      </w:pPr>
    </w:p>
    <w:p w:rsidR="008F421E" w:rsidRDefault="008F421E" w:rsidP="008F421E">
      <w:pPr>
        <w:pStyle w:val="BodyText"/>
        <w:spacing w:line="276" w:lineRule="auto"/>
      </w:pPr>
      <w:r>
        <w:t xml:space="preserve">For the purposes of </w:t>
      </w:r>
      <w:r w:rsidR="000D30A5">
        <w:t xml:space="preserve">these studies, </w:t>
      </w:r>
      <w:r>
        <w:t xml:space="preserve">the term “religion-related terrorism” is defined as premeditated, politically motivated violence perpetrated against noncombatants by subnational groups or clandestine agents that have some identifiable religious ideology or religious motivation. It also includes acts carried out by groups that have a nonreligious identity but affect religious personnel, such as clergy. Readers should note that it is the political character and motivation of the groups, not the type of </w:t>
      </w:r>
      <w:proofErr w:type="gramStart"/>
      <w:r>
        <w:t>violence,</w:t>
      </w:r>
      <w:r w:rsidR="00FE6B2E">
        <w:t xml:space="preserve"> </w:t>
      </w:r>
      <w:r>
        <w:t>that</w:t>
      </w:r>
      <w:proofErr w:type="gramEnd"/>
      <w:r>
        <w:t xml:space="preserve"> is at issue here. For instance, a bombing would not be classified as </w:t>
      </w:r>
      <w:r>
        <w:lastRenderedPageBreak/>
        <w:t>religion-related terrorism if there was no clearly discernible religious ideology or bias behind it unless it was directed at religious personnel. Religion-related war or armed conflict is defined as armed conflict (a conflict that involves sustained casualties over time or more than 1,000 battle deaths) in which religious rhetoric is commonly used to justify the use of force, or in which one or more of the combatants primarily identifies itself or the opposing side by religion.</w:t>
      </w:r>
      <w:r w:rsidR="0027412D">
        <w:t xml:space="preserve"> </w:t>
      </w:r>
    </w:p>
    <w:p w:rsidR="008F421E" w:rsidRPr="005951B9" w:rsidRDefault="008F421E" w:rsidP="004C016D">
      <w:pPr>
        <w:pStyle w:val="BodyText"/>
      </w:pPr>
    </w:p>
    <w:p w:rsidR="008F421E" w:rsidRDefault="008F421E" w:rsidP="00A211F0">
      <w:pPr>
        <w:pStyle w:val="Heading3"/>
        <w:spacing w:line="276" w:lineRule="auto"/>
      </w:pPr>
      <w:r>
        <w:t>Changes</w:t>
      </w:r>
      <w:r w:rsidR="000D30A5">
        <w:t xml:space="preserve"> in the Coding</w:t>
      </w:r>
      <w:r>
        <w:t xml:space="preserve"> </w:t>
      </w:r>
    </w:p>
    <w:p w:rsidR="008F421E" w:rsidRPr="004C016D" w:rsidRDefault="005E24A2" w:rsidP="00A211F0">
      <w:pPr>
        <w:pStyle w:val="Heading3"/>
        <w:spacing w:line="276" w:lineRule="auto"/>
        <w:rPr>
          <w:rFonts w:ascii="Times New Roman" w:hAnsi="Times New Roman" w:cs="Times New Roman"/>
          <w:sz w:val="24"/>
          <w:szCs w:val="24"/>
        </w:rPr>
      </w:pPr>
      <w:r>
        <w:rPr>
          <w:rFonts w:ascii="Times New Roman" w:hAnsi="Times New Roman" w:cs="Times New Roman"/>
          <w:sz w:val="24"/>
          <w:szCs w:val="24"/>
        </w:rPr>
        <w:t xml:space="preserve">During the years </w:t>
      </w:r>
      <w:r w:rsidR="00FD6D49">
        <w:rPr>
          <w:rFonts w:ascii="Times New Roman" w:hAnsi="Times New Roman" w:cs="Times New Roman"/>
          <w:sz w:val="24"/>
          <w:szCs w:val="24"/>
        </w:rPr>
        <w:t>Pew</w:t>
      </w:r>
      <w:r>
        <w:rPr>
          <w:rFonts w:ascii="Times New Roman" w:hAnsi="Times New Roman" w:cs="Times New Roman"/>
          <w:sz w:val="24"/>
          <w:szCs w:val="24"/>
        </w:rPr>
        <w:t xml:space="preserve"> Research Center has been collecting data</w:t>
      </w:r>
      <w:r w:rsidR="0013795E">
        <w:rPr>
          <w:rFonts w:ascii="Times New Roman" w:hAnsi="Times New Roman" w:cs="Times New Roman"/>
          <w:sz w:val="24"/>
          <w:szCs w:val="24"/>
        </w:rPr>
        <w:t xml:space="preserve"> on global restrictions on religion</w:t>
      </w:r>
      <w:r>
        <w:rPr>
          <w:rFonts w:ascii="Times New Roman" w:hAnsi="Times New Roman" w:cs="Times New Roman"/>
          <w:sz w:val="24"/>
          <w:szCs w:val="24"/>
        </w:rPr>
        <w:t>,</w:t>
      </w:r>
      <w:r w:rsidR="004C1763">
        <w:rPr>
          <w:rFonts w:ascii="Times New Roman" w:hAnsi="Times New Roman" w:cs="Times New Roman"/>
          <w:sz w:val="24"/>
          <w:szCs w:val="24"/>
        </w:rPr>
        <w:t xml:space="preserve"> </w:t>
      </w:r>
      <w:r>
        <w:rPr>
          <w:rFonts w:ascii="Times New Roman" w:hAnsi="Times New Roman" w:cs="Times New Roman"/>
          <w:sz w:val="24"/>
          <w:szCs w:val="24"/>
        </w:rPr>
        <w:t xml:space="preserve">a few changes </w:t>
      </w:r>
      <w:r w:rsidR="0013795E">
        <w:rPr>
          <w:rFonts w:ascii="Times New Roman" w:hAnsi="Times New Roman" w:cs="Times New Roman"/>
          <w:sz w:val="24"/>
          <w:szCs w:val="24"/>
        </w:rPr>
        <w:t xml:space="preserve">have been made </w:t>
      </w:r>
      <w:r>
        <w:rPr>
          <w:rFonts w:ascii="Times New Roman" w:hAnsi="Times New Roman" w:cs="Times New Roman"/>
          <w:sz w:val="24"/>
          <w:szCs w:val="24"/>
        </w:rPr>
        <w:t>in the coding procedures. While</w:t>
      </w:r>
      <w:r w:rsidR="004C1763">
        <w:rPr>
          <w:rFonts w:ascii="Times New Roman" w:hAnsi="Times New Roman" w:cs="Times New Roman"/>
          <w:sz w:val="24"/>
          <w:szCs w:val="24"/>
        </w:rPr>
        <w:t xml:space="preserve"> </w:t>
      </w:r>
      <w:r>
        <w:rPr>
          <w:rFonts w:ascii="Times New Roman" w:hAnsi="Times New Roman" w:cs="Times New Roman"/>
          <w:sz w:val="24"/>
          <w:szCs w:val="24"/>
        </w:rPr>
        <w:t xml:space="preserve">Pew Research Center </w:t>
      </w:r>
      <w:r w:rsidR="002227B6">
        <w:rPr>
          <w:rFonts w:ascii="Times New Roman" w:hAnsi="Times New Roman" w:cs="Times New Roman"/>
          <w:sz w:val="24"/>
          <w:szCs w:val="24"/>
        </w:rPr>
        <w:t xml:space="preserve">staff have </w:t>
      </w:r>
      <w:r>
        <w:rPr>
          <w:rFonts w:ascii="Times New Roman" w:hAnsi="Times New Roman" w:cs="Times New Roman"/>
          <w:sz w:val="24"/>
          <w:szCs w:val="24"/>
        </w:rPr>
        <w:t>endeavored to keep the procedures as consistent as possible</w:t>
      </w:r>
      <w:r w:rsidR="0013795E">
        <w:rPr>
          <w:rFonts w:ascii="Times New Roman" w:hAnsi="Times New Roman" w:cs="Times New Roman"/>
          <w:sz w:val="24"/>
          <w:szCs w:val="24"/>
        </w:rPr>
        <w:t>, some</w:t>
      </w:r>
      <w:r>
        <w:rPr>
          <w:rFonts w:ascii="Times New Roman" w:hAnsi="Times New Roman" w:cs="Times New Roman"/>
          <w:sz w:val="24"/>
          <w:szCs w:val="24"/>
        </w:rPr>
        <w:t xml:space="preserve"> adjustments were necessary, mostly due t</w:t>
      </w:r>
      <w:r w:rsidR="0013795E">
        <w:rPr>
          <w:rFonts w:ascii="Times New Roman" w:hAnsi="Times New Roman" w:cs="Times New Roman"/>
          <w:sz w:val="24"/>
          <w:szCs w:val="24"/>
        </w:rPr>
        <w:t>o</w:t>
      </w:r>
      <w:r>
        <w:rPr>
          <w:rFonts w:ascii="Times New Roman" w:hAnsi="Times New Roman" w:cs="Times New Roman"/>
          <w:sz w:val="24"/>
          <w:szCs w:val="24"/>
        </w:rPr>
        <w:t xml:space="preserve"> changes in sources</w:t>
      </w:r>
      <w:r w:rsidR="002227B6">
        <w:rPr>
          <w:rFonts w:ascii="Times New Roman" w:hAnsi="Times New Roman" w:cs="Times New Roman"/>
          <w:sz w:val="24"/>
          <w:szCs w:val="24"/>
        </w:rPr>
        <w:t xml:space="preserve"> or improvements in database management</w:t>
      </w:r>
      <w:r>
        <w:rPr>
          <w:rFonts w:ascii="Times New Roman" w:hAnsi="Times New Roman" w:cs="Times New Roman"/>
          <w:sz w:val="24"/>
          <w:szCs w:val="24"/>
        </w:rPr>
        <w:t xml:space="preserve">. </w:t>
      </w:r>
    </w:p>
    <w:p w:rsidR="00A211F0" w:rsidRDefault="00A211F0" w:rsidP="002B6894">
      <w:pPr>
        <w:pStyle w:val="Heading4"/>
      </w:pPr>
      <w:r>
        <w:t>Consolidating to a New Database</w:t>
      </w:r>
      <w:bookmarkEnd w:id="26"/>
      <w:bookmarkEnd w:id="27"/>
      <w:bookmarkEnd w:id="28"/>
      <w:bookmarkEnd w:id="29"/>
    </w:p>
    <w:p w:rsidR="00D92712" w:rsidRDefault="00A211F0" w:rsidP="00A211F0">
      <w:pPr>
        <w:pStyle w:val="BodyText"/>
        <w:spacing w:line="276" w:lineRule="auto"/>
      </w:pPr>
      <w:r>
        <w:t xml:space="preserve">For the first </w:t>
      </w:r>
      <w:r w:rsidR="00BF1596">
        <w:t xml:space="preserve">few </w:t>
      </w:r>
      <w:r>
        <w:t xml:space="preserve">years of </w:t>
      </w:r>
      <w:r w:rsidR="003F4F35">
        <w:t>data</w:t>
      </w:r>
      <w:r w:rsidR="006642B8">
        <w:t xml:space="preserve"> collection</w:t>
      </w:r>
      <w:r>
        <w:t>, information on the number, type and location of incidents of government force and social violence toward religious groups</w:t>
      </w:r>
      <w:r w:rsidR="007838DE">
        <w:t>,</w:t>
      </w:r>
      <w:r>
        <w:t xml:space="preserve"> as well as deference to religious authorities in matters of law</w:t>
      </w:r>
      <w:r w:rsidR="007838DE">
        <w:t>,</w:t>
      </w:r>
      <w:r>
        <w:t xml:space="preserve"> were coded at the province level</w:t>
      </w:r>
      <w:r w:rsidR="00BF1596">
        <w:t>.</w:t>
      </w:r>
      <w:r>
        <w:t xml:space="preserve"> Each year, the province numbers were summed and put into separate country-level files. </w:t>
      </w:r>
      <w:r w:rsidR="00D20AFB">
        <w:t>In</w:t>
      </w:r>
      <w:r w:rsidR="00747594">
        <w:t xml:space="preserve"> 2010, </w:t>
      </w:r>
      <w:r w:rsidR="002E7B30">
        <w:t>Pew Research Center</w:t>
      </w:r>
      <w:r>
        <w:t xml:space="preserve"> staff</w:t>
      </w:r>
      <w:r w:rsidR="006642B8">
        <w:t xml:space="preserve"> </w:t>
      </w:r>
      <w:r w:rsidR="00D20AFB">
        <w:t xml:space="preserve">began </w:t>
      </w:r>
      <w:r>
        <w:t>creat</w:t>
      </w:r>
      <w:r w:rsidR="00D20AFB">
        <w:t>ing</w:t>
      </w:r>
      <w:r>
        <w:t xml:space="preserve"> a database that integrate</w:t>
      </w:r>
      <w:r w:rsidR="00BF1596">
        <w:t>d</w:t>
      </w:r>
      <w:r>
        <w:t xml:space="preserve"> all province- and country-level data on religious restrictions. </w:t>
      </w:r>
      <w:r w:rsidR="003A5497">
        <w:t xml:space="preserve">During this process, Pew Research staff reviewed any discrepancies between the province files and the sums that had been transferred to the country files and made appropriate corrections. </w:t>
      </w:r>
      <w:r w:rsidR="00832892">
        <w:t xml:space="preserve">The adjustments were relatively minor </w:t>
      </w:r>
      <w:r w:rsidR="00832892" w:rsidRPr="00747594">
        <w:t>and had negligible impact on countries’ index scores – on average</w:t>
      </w:r>
      <w:r w:rsidR="00D20AFB">
        <w:t>,</w:t>
      </w:r>
      <w:r w:rsidR="00832892" w:rsidRPr="00747594">
        <w:t xml:space="preserve"> less than 0.005 points on the 10-point indexes. </w:t>
      </w:r>
      <w:r w:rsidR="00832892" w:rsidRPr="00D20AFB">
        <w:t>B</w:t>
      </w:r>
      <w:r w:rsidR="00F954D2" w:rsidRPr="00D20AFB">
        <w:t xml:space="preserve">eginning </w:t>
      </w:r>
      <w:r w:rsidR="00D20AFB">
        <w:t xml:space="preserve">with the </w:t>
      </w:r>
      <w:r w:rsidR="00747594" w:rsidRPr="00D20AFB">
        <w:t>2012</w:t>
      </w:r>
      <w:r w:rsidR="00D20AFB">
        <w:t xml:space="preserve"> data (analyzed in 2013), </w:t>
      </w:r>
      <w:r w:rsidR="00F954D2" w:rsidRPr="00D20AFB">
        <w:t xml:space="preserve">Pew Research stopped </w:t>
      </w:r>
      <w:r w:rsidR="00D20AFB">
        <w:t xml:space="preserve">coding </w:t>
      </w:r>
      <w:r w:rsidR="00F954D2" w:rsidRPr="00D20AFB">
        <w:t>data at the province</w:t>
      </w:r>
      <w:r w:rsidR="00085AC0" w:rsidRPr="00D20AFB">
        <w:t xml:space="preserve"> </w:t>
      </w:r>
      <w:r w:rsidR="00F954D2" w:rsidRPr="00D20AFB">
        <w:t>level</w:t>
      </w:r>
      <w:r w:rsidR="00832892" w:rsidRPr="00D20AFB">
        <w:t xml:space="preserve">; all data </w:t>
      </w:r>
      <w:r w:rsidR="00845085">
        <w:t>are</w:t>
      </w:r>
      <w:r w:rsidR="00832892" w:rsidRPr="00D20AFB">
        <w:t xml:space="preserve"> coded </w:t>
      </w:r>
      <w:r w:rsidR="00F954D2" w:rsidRPr="00D20AFB">
        <w:t>at the country level.</w:t>
      </w:r>
      <w:r w:rsidR="00F954D2">
        <w:t xml:space="preserve">  </w:t>
      </w:r>
    </w:p>
    <w:p w:rsidR="00D92712" w:rsidRDefault="00D92712" w:rsidP="00A211F0">
      <w:pPr>
        <w:pStyle w:val="BodyText"/>
        <w:spacing w:line="276" w:lineRule="auto"/>
      </w:pPr>
    </w:p>
    <w:p w:rsidR="006642B8" w:rsidRDefault="00A211F0" w:rsidP="00A211F0">
      <w:pPr>
        <w:pStyle w:val="BodyText"/>
        <w:spacing w:line="276" w:lineRule="auto"/>
      </w:pPr>
      <w:r>
        <w:t xml:space="preserve">Consolidating the </w:t>
      </w:r>
      <w:r w:rsidR="003A5497">
        <w:t xml:space="preserve">restrictions </w:t>
      </w:r>
      <w:r>
        <w:t xml:space="preserve">data into </w:t>
      </w:r>
      <w:r w:rsidR="00832892">
        <w:t xml:space="preserve">the </w:t>
      </w:r>
      <w:r>
        <w:t xml:space="preserve">database also entailed a review of the data on harassment of religious groups. In particular, instances of harassment from </w:t>
      </w:r>
      <w:r w:rsidR="00C71557">
        <w:t>2007</w:t>
      </w:r>
      <w:r>
        <w:t xml:space="preserve"> </w:t>
      </w:r>
      <w:r w:rsidR="002227B6">
        <w:t>had been</w:t>
      </w:r>
      <w:r>
        <w:t xml:space="preserve"> stored as </w:t>
      </w:r>
      <w:r w:rsidR="002227B6">
        <w:t xml:space="preserve">answers to </w:t>
      </w:r>
      <w:r>
        <w:t>open-ended questions</w:t>
      </w:r>
      <w:r w:rsidR="002227B6">
        <w:t>;</w:t>
      </w:r>
      <w:r>
        <w:t xml:space="preserve"> in a few cases</w:t>
      </w:r>
      <w:r w:rsidR="003A5497">
        <w:t>,</w:t>
      </w:r>
      <w:r>
        <w:t xml:space="preserve"> they were recoded to match the categories used in subsequent years.</w:t>
      </w:r>
    </w:p>
    <w:p w:rsidR="00F948A3" w:rsidRDefault="00F948A3" w:rsidP="00A211F0">
      <w:pPr>
        <w:pStyle w:val="BodyText"/>
        <w:spacing w:line="276" w:lineRule="auto"/>
      </w:pPr>
      <w:r>
        <w:t xml:space="preserve"> </w:t>
      </w:r>
    </w:p>
    <w:p w:rsidR="00A211F0" w:rsidRDefault="00A211F0" w:rsidP="002B6894">
      <w:pPr>
        <w:pStyle w:val="Heading4"/>
      </w:pPr>
      <w:bookmarkStart w:id="30" w:name="_Toc372885894"/>
      <w:bookmarkStart w:id="31" w:name="_Toc372891919"/>
      <w:bookmarkStart w:id="32" w:name="_Toc374612632"/>
      <w:bookmarkStart w:id="33" w:name="_Toc376859339"/>
      <w:r>
        <w:t>Changing Time Period of Analysis</w:t>
      </w:r>
      <w:bookmarkEnd w:id="30"/>
      <w:bookmarkEnd w:id="31"/>
      <w:bookmarkEnd w:id="32"/>
      <w:bookmarkEnd w:id="33"/>
    </w:p>
    <w:p w:rsidR="00A211F0" w:rsidRDefault="00306F6E" w:rsidP="00A211F0">
      <w:pPr>
        <w:pStyle w:val="BodyText"/>
        <w:spacing w:line="276" w:lineRule="auto"/>
      </w:pPr>
      <w:r>
        <w:t xml:space="preserve">Initially, </w:t>
      </w:r>
      <w:r w:rsidR="00832892">
        <w:t xml:space="preserve">Pew Research staffers coded </w:t>
      </w:r>
      <w:r w:rsidR="003F4F35">
        <w:t xml:space="preserve">the </w:t>
      </w:r>
      <w:r w:rsidR="00832892">
        <w:t xml:space="preserve">restrictions </w:t>
      </w:r>
      <w:r w:rsidR="003F4F35">
        <w:t xml:space="preserve">data </w:t>
      </w:r>
      <w:r w:rsidR="00832892">
        <w:t xml:space="preserve">for </w:t>
      </w:r>
      <w:r>
        <w:t>12</w:t>
      </w:r>
      <w:r w:rsidR="00A211F0">
        <w:t>-month periods from July 1</w:t>
      </w:r>
      <w:r w:rsidR="00832892">
        <w:t>-June 30</w:t>
      </w:r>
      <w:r>
        <w:t xml:space="preserve"> </w:t>
      </w:r>
      <w:r w:rsidR="00A211F0">
        <w:t xml:space="preserve">(e.g., July 1, 2009-June 30, 2010). </w:t>
      </w:r>
      <w:r w:rsidR="003A0AAB">
        <w:t xml:space="preserve">Beginning in 2011, the data </w:t>
      </w:r>
      <w:r>
        <w:t xml:space="preserve">collection </w:t>
      </w:r>
      <w:r w:rsidR="003A0AAB">
        <w:t>shifted to a calendar year (e.g. Jan</w:t>
      </w:r>
      <w:r w:rsidR="00635966">
        <w:t>.</w:t>
      </w:r>
      <w:r w:rsidR="003A0AAB">
        <w:t xml:space="preserve"> 1, 2011- Dec</w:t>
      </w:r>
      <w:r w:rsidR="00635966">
        <w:t>.</w:t>
      </w:r>
      <w:r w:rsidR="003A0AAB">
        <w:t xml:space="preserve"> 31, 2011). </w:t>
      </w:r>
      <w:r w:rsidR="00A211F0">
        <w:t>The shift to calendar years was made, in part, because most of the primary sources</w:t>
      </w:r>
      <w:r>
        <w:t xml:space="preserve"> </w:t>
      </w:r>
      <w:r w:rsidR="00635966">
        <w:t xml:space="preserve">used in the studies are based on </w:t>
      </w:r>
      <w:r w:rsidR="00A211F0">
        <w:t>calendar year</w:t>
      </w:r>
      <w:r w:rsidR="00635966">
        <w:t>s</w:t>
      </w:r>
      <w:r w:rsidR="00A211F0">
        <w:t xml:space="preserve">. </w:t>
      </w:r>
    </w:p>
    <w:p w:rsidR="00447A0F" w:rsidRDefault="00447A0F" w:rsidP="00A211F0">
      <w:pPr>
        <w:pStyle w:val="BodyText"/>
        <w:spacing w:line="276" w:lineRule="auto"/>
      </w:pPr>
    </w:p>
    <w:p w:rsidR="00A211F0" w:rsidRDefault="00A211F0" w:rsidP="00A211F0">
      <w:pPr>
        <w:pStyle w:val="BodyText"/>
        <w:spacing w:line="276" w:lineRule="auto"/>
      </w:pPr>
      <w:r>
        <w:lastRenderedPageBreak/>
        <w:t xml:space="preserve">Because of the shift in time frame, </w:t>
      </w:r>
      <w:r w:rsidR="003F4F35">
        <w:t xml:space="preserve">the data do not include </w:t>
      </w:r>
      <w:r>
        <w:t>incidents that occurred during the period from July 1</w:t>
      </w:r>
      <w:r w:rsidR="00E63AD4">
        <w:t>, 2010</w:t>
      </w:r>
      <w:r w:rsidR="006642B8">
        <w:t>,</w:t>
      </w:r>
      <w:r w:rsidR="00E63AD4">
        <w:t xml:space="preserve"> to </w:t>
      </w:r>
      <w:r>
        <w:t xml:space="preserve">Dec. 31, 2010. </w:t>
      </w:r>
      <w:r w:rsidR="00635966">
        <w:t xml:space="preserve">While this misses </w:t>
      </w:r>
      <w:r>
        <w:t xml:space="preserve">some incidents that occurred during the second half of 2010, events that had an ongoing impact – such as a change to a country’s constitution or the outbreak of a religion-related war – were captured by the coding. Researchers carefully reviewed the situation in each country and territory during this six-month period and made sure that restrictions with an ongoing impact were not overlooked. </w:t>
      </w:r>
    </w:p>
    <w:p w:rsidR="00F777F1" w:rsidRDefault="00F777F1" w:rsidP="00D20AFB">
      <w:pPr>
        <w:pStyle w:val="Heading4"/>
      </w:pPr>
      <w:bookmarkStart w:id="34" w:name="_Toc372885896"/>
      <w:bookmarkStart w:id="35" w:name="_Toc372891921"/>
      <w:bookmarkStart w:id="36" w:name="_Toc374612634"/>
      <w:bookmarkStart w:id="37" w:name="_Toc376859341"/>
      <w:bookmarkStart w:id="38" w:name="_Toc372885895"/>
      <w:bookmarkStart w:id="39" w:name="_Toc372891920"/>
      <w:bookmarkStart w:id="40" w:name="_Toc374612633"/>
      <w:bookmarkStart w:id="41" w:name="_Toc376859340"/>
    </w:p>
    <w:p w:rsidR="00BC30D2" w:rsidRDefault="00FF7DA9" w:rsidP="007B1B0A">
      <w:pPr>
        <w:pStyle w:val="Heading4"/>
      </w:pPr>
      <w:r>
        <w:t xml:space="preserve">Impact of </w:t>
      </w:r>
      <w:r w:rsidR="008F421E">
        <w:t>Changes in Coding</w:t>
      </w:r>
      <w:r>
        <w:t xml:space="preserve"> Procedures</w:t>
      </w:r>
      <w:r w:rsidR="00286263">
        <w:t xml:space="preserve"> or Sources</w:t>
      </w:r>
    </w:p>
    <w:p w:rsidR="003B538D" w:rsidRDefault="00B83A42" w:rsidP="003B538D">
      <w:pPr>
        <w:pStyle w:val="BodyText"/>
      </w:pPr>
      <w:r>
        <w:t>Some of the year-to-year differences on the indexes could reflect minor changes in coding procedures</w:t>
      </w:r>
      <w:r w:rsidR="00286263">
        <w:t xml:space="preserve"> or </w:t>
      </w:r>
      <w:r w:rsidR="00FD04C8">
        <w:t xml:space="preserve">changes in the </w:t>
      </w:r>
      <w:r w:rsidR="00C8443E">
        <w:t xml:space="preserve">information </w:t>
      </w:r>
      <w:r w:rsidR="00286263">
        <w:t>source</w:t>
      </w:r>
      <w:r w:rsidR="00C8443E">
        <w:t>s</w:t>
      </w:r>
      <w:r>
        <w:t xml:space="preserve">. For example, </w:t>
      </w:r>
      <w:r w:rsidR="00C8443E">
        <w:t xml:space="preserve">the coding shows </w:t>
      </w:r>
      <w:r w:rsidR="00577250">
        <w:t xml:space="preserve">a decrease in </w:t>
      </w:r>
      <w:r w:rsidR="00FE38E0">
        <w:t>GRI_Q_</w:t>
      </w:r>
      <w:r w:rsidR="00C12DC0">
        <w:t xml:space="preserve">3 </w:t>
      </w:r>
      <w:r w:rsidR="0066506F">
        <w:t xml:space="preserve">(“Taken together, how do the constitution/basic law and other national laws and policies affect religious freedom”) </w:t>
      </w:r>
      <w:r w:rsidR="00C12DC0">
        <w:t xml:space="preserve">between the baseline year </w:t>
      </w:r>
      <w:r>
        <w:t>of th</w:t>
      </w:r>
      <w:r w:rsidR="00C8443E">
        <w:t>e</w:t>
      </w:r>
      <w:r>
        <w:t xml:space="preserve"> study </w:t>
      </w:r>
      <w:r w:rsidR="00C12DC0">
        <w:t xml:space="preserve">and the </w:t>
      </w:r>
      <w:r>
        <w:t xml:space="preserve">following </w:t>
      </w:r>
      <w:r w:rsidR="00C12DC0">
        <w:t xml:space="preserve">year that </w:t>
      </w:r>
      <w:r w:rsidR="00286263">
        <w:t xml:space="preserve">appears to </w:t>
      </w:r>
      <w:r w:rsidR="00C12DC0">
        <w:t xml:space="preserve">have been the result of </w:t>
      </w:r>
      <w:r w:rsidR="00A73304">
        <w:t xml:space="preserve">a </w:t>
      </w:r>
      <w:r w:rsidR="00C12DC0">
        <w:t xml:space="preserve">change in </w:t>
      </w:r>
      <w:r w:rsidR="00A73304">
        <w:t xml:space="preserve">the way the question was coded. </w:t>
      </w:r>
      <w:r w:rsidR="003B538D">
        <w:t>During the first year coded (</w:t>
      </w:r>
      <w:r w:rsidR="00C71557">
        <w:t>2007</w:t>
      </w:r>
      <w:r w:rsidR="00E94931">
        <w:t>)</w:t>
      </w:r>
      <w:r w:rsidR="003B538D">
        <w:t>, the coders were more likely to</w:t>
      </w:r>
      <w:r w:rsidR="00C12DC0">
        <w:t xml:space="preserve"> </w:t>
      </w:r>
      <w:r w:rsidR="003B538D">
        <w:t xml:space="preserve">give </w:t>
      </w:r>
      <w:r w:rsidR="0066506F">
        <w:t xml:space="preserve">countries the highest possible score </w:t>
      </w:r>
      <w:r>
        <w:t xml:space="preserve">on this question </w:t>
      </w:r>
      <w:r w:rsidR="0066506F">
        <w:t xml:space="preserve">(indicating the national government does not respect religious freedom) </w:t>
      </w:r>
      <w:r w:rsidR="003B538D">
        <w:t xml:space="preserve">than in either of the two subsequent years. A post-coding </w:t>
      </w:r>
      <w:r w:rsidR="00FD04C8">
        <w:t xml:space="preserve">review found </w:t>
      </w:r>
      <w:r w:rsidR="003B538D">
        <w:t xml:space="preserve">that coders </w:t>
      </w:r>
      <w:r w:rsidR="00CD57E2">
        <w:t xml:space="preserve">initially </w:t>
      </w:r>
      <w:r w:rsidR="003B538D">
        <w:t>were more likely to code the presence</w:t>
      </w:r>
      <w:r w:rsidR="00C12DC0">
        <w:t xml:space="preserve"> </w:t>
      </w:r>
      <w:r w:rsidR="003B538D">
        <w:t>of a few restrictions on religious freedom by the government as a “1</w:t>
      </w:r>
      <w:r w:rsidR="002C192D">
        <w:t>.</w:t>
      </w:r>
      <w:r w:rsidR="003B538D">
        <w:t xml:space="preserve">” </w:t>
      </w:r>
      <w:r w:rsidR="00647743">
        <w:t xml:space="preserve">Starting in 2008, </w:t>
      </w:r>
      <w:r w:rsidR="00FD04C8">
        <w:t xml:space="preserve">however, </w:t>
      </w:r>
      <w:r w:rsidR="003B538D">
        <w:t>coders had a higher bar for coding “1”</w:t>
      </w:r>
      <w:r w:rsidR="00CD57E2">
        <w:t xml:space="preserve"> on this question</w:t>
      </w:r>
      <w:r w:rsidR="003B538D">
        <w:t xml:space="preserve">: </w:t>
      </w:r>
      <w:r w:rsidR="00533121">
        <w:t>T</w:t>
      </w:r>
      <w:r w:rsidR="003B538D">
        <w:t>he presence of restrictions alone was not sufficient</w:t>
      </w:r>
      <w:r w:rsidR="00533121">
        <w:t>;</w:t>
      </w:r>
      <w:r w:rsidR="00C12DC0">
        <w:t xml:space="preserve"> </w:t>
      </w:r>
      <w:r w:rsidR="003B538D">
        <w:t xml:space="preserve">there also had to be clear harassment or abuse </w:t>
      </w:r>
      <w:r w:rsidR="00E63AD4">
        <w:t>of</w:t>
      </w:r>
      <w:r w:rsidR="003B538D">
        <w:t xml:space="preserve"> religious groups or </w:t>
      </w:r>
      <w:r w:rsidR="00E63AD4">
        <w:t>individuals</w:t>
      </w:r>
      <w:r w:rsidR="003B538D">
        <w:t>.</w:t>
      </w:r>
      <w:r w:rsidR="00A73304">
        <w:t xml:space="preserve"> This standard has been applied in all subsequent years.</w:t>
      </w:r>
      <w:r w:rsidR="00E32A18">
        <w:t xml:space="preserve"> </w:t>
      </w:r>
      <w:r w:rsidR="007B1B0A">
        <w:t xml:space="preserve">However, </w:t>
      </w:r>
      <w:r w:rsidR="00F44574">
        <w:t xml:space="preserve">those who use </w:t>
      </w:r>
      <w:r w:rsidR="007B1B0A">
        <w:t>the religious restrictions data</w:t>
      </w:r>
      <w:r w:rsidR="00F44574">
        <w:t>set</w:t>
      </w:r>
      <w:r w:rsidR="007B1B0A">
        <w:t xml:space="preserve"> </w:t>
      </w:r>
      <w:r w:rsidR="00E32A18">
        <w:t xml:space="preserve">should be cautious </w:t>
      </w:r>
      <w:r w:rsidR="00F44574">
        <w:t xml:space="preserve">when </w:t>
      </w:r>
      <w:r w:rsidR="00E32A18">
        <w:t xml:space="preserve">analyzing changes in </w:t>
      </w:r>
      <w:r w:rsidR="00FE38E0">
        <w:t>GRI_Q_</w:t>
      </w:r>
      <w:r w:rsidR="00E32A18">
        <w:t xml:space="preserve">3 in the </w:t>
      </w:r>
      <w:r w:rsidR="00F44574">
        <w:t xml:space="preserve">initial </w:t>
      </w:r>
      <w:r w:rsidR="00E32A18">
        <w:t xml:space="preserve">years of the </w:t>
      </w:r>
      <w:r w:rsidR="007B1B0A">
        <w:t>study.</w:t>
      </w:r>
    </w:p>
    <w:p w:rsidR="00C12DC0" w:rsidRDefault="00C12DC0" w:rsidP="003B538D">
      <w:pPr>
        <w:pStyle w:val="BodyText"/>
      </w:pPr>
    </w:p>
    <w:p w:rsidR="00C12DC0" w:rsidRDefault="00C8443E" w:rsidP="003B538D">
      <w:pPr>
        <w:pStyle w:val="BodyText"/>
      </w:pPr>
      <w:r>
        <w:t xml:space="preserve">Among the areas </w:t>
      </w:r>
      <w:r w:rsidR="007C0C49" w:rsidRPr="00E32A18">
        <w:t xml:space="preserve">where </w:t>
      </w:r>
      <w:r w:rsidR="00C12DC0" w:rsidRPr="00E32A18">
        <w:t>chang</w:t>
      </w:r>
      <w:r w:rsidR="00FD04C8" w:rsidRPr="00E32A18">
        <w:t xml:space="preserve">es in the </w:t>
      </w:r>
      <w:r w:rsidR="00EF4239" w:rsidRPr="00E32A18">
        <w:t xml:space="preserve">sources </w:t>
      </w:r>
      <w:r w:rsidR="000A7BE5" w:rsidRPr="00E32A18">
        <w:t xml:space="preserve">likely </w:t>
      </w:r>
      <w:r w:rsidR="00FD04C8" w:rsidRPr="00E32A18">
        <w:t xml:space="preserve">had </w:t>
      </w:r>
      <w:r w:rsidRPr="00E32A18">
        <w:t xml:space="preserve">an impact </w:t>
      </w:r>
      <w:r w:rsidR="00FD04C8" w:rsidRPr="00E32A18">
        <w:t xml:space="preserve">is </w:t>
      </w:r>
      <w:r w:rsidR="00C12DC0" w:rsidRPr="00E32A18">
        <w:t>religion-related terrorism (</w:t>
      </w:r>
      <w:r w:rsidR="00FE38E0">
        <w:t>SHI_Q_</w:t>
      </w:r>
      <w:r w:rsidR="00C12DC0" w:rsidRPr="00E32A18">
        <w:t xml:space="preserve">4). Some </w:t>
      </w:r>
      <w:r w:rsidR="00647743" w:rsidRPr="00E32A18">
        <w:t xml:space="preserve">year-to-year </w:t>
      </w:r>
      <w:r w:rsidR="00C12DC0" w:rsidRPr="007B1B0A">
        <w:t>increases</w:t>
      </w:r>
      <w:r w:rsidR="00C12DC0" w:rsidRPr="00E32A18">
        <w:t xml:space="preserve"> in </w:t>
      </w:r>
      <w:r w:rsidR="00FD04C8" w:rsidRPr="00E32A18">
        <w:t xml:space="preserve">this component of the Social Hostilities Index could </w:t>
      </w:r>
      <w:r w:rsidR="000A7BE5" w:rsidRPr="00E32A18">
        <w:t xml:space="preserve">reflect </w:t>
      </w:r>
      <w:r w:rsidR="00C12DC0" w:rsidRPr="00E32A18">
        <w:t>the use of source</w:t>
      </w:r>
      <w:r w:rsidR="00647743" w:rsidRPr="00E32A18">
        <w:t>s</w:t>
      </w:r>
      <w:r w:rsidR="00C12DC0" w:rsidRPr="00E32A18">
        <w:t xml:space="preserve"> that provide greater detail on terrorist activities than the sources used in the </w:t>
      </w:r>
      <w:r w:rsidR="00647743" w:rsidRPr="00E32A18">
        <w:t xml:space="preserve">first few </w:t>
      </w:r>
      <w:r w:rsidR="00D41BDC" w:rsidRPr="00E32A18">
        <w:t>year</w:t>
      </w:r>
      <w:r w:rsidR="00647743" w:rsidRPr="00E32A18">
        <w:t>s</w:t>
      </w:r>
      <w:r w:rsidR="00D41BDC" w:rsidRPr="00E32A18">
        <w:t xml:space="preserve"> of the </w:t>
      </w:r>
      <w:r w:rsidR="00A73304" w:rsidRPr="00E32A18">
        <w:t>study</w:t>
      </w:r>
      <w:r w:rsidR="00647743" w:rsidRPr="00E32A18">
        <w:t xml:space="preserve">, as discussed above in the section on Information Sources. </w:t>
      </w:r>
      <w:r w:rsidR="00C12DC0" w:rsidRPr="00E32A18">
        <w:t xml:space="preserve"> </w:t>
      </w:r>
      <w:r w:rsidR="00095BA7" w:rsidRPr="00E32A18">
        <w:t>However, b</w:t>
      </w:r>
      <w:r w:rsidR="003071B7" w:rsidRPr="00E32A18">
        <w:t xml:space="preserve">ecause </w:t>
      </w:r>
      <w:r w:rsidR="00FD6D49">
        <w:t>Pew</w:t>
      </w:r>
      <w:r w:rsidR="003071B7" w:rsidRPr="00E32A18">
        <w:t xml:space="preserve"> Research Center </w:t>
      </w:r>
      <w:r w:rsidR="002C192D" w:rsidRPr="00E32A18">
        <w:t xml:space="preserve">consistently </w:t>
      </w:r>
      <w:r w:rsidR="003071B7" w:rsidRPr="00E32A18">
        <w:t>used the U</w:t>
      </w:r>
      <w:r w:rsidR="002C192D" w:rsidRPr="00E32A18">
        <w:t>.</w:t>
      </w:r>
      <w:r w:rsidR="003071B7" w:rsidRPr="00E32A18">
        <w:t>S</w:t>
      </w:r>
      <w:r w:rsidR="002C192D" w:rsidRPr="00E32A18">
        <w:t>.</w:t>
      </w:r>
      <w:r w:rsidR="003071B7" w:rsidRPr="00E32A18">
        <w:t xml:space="preserve"> State Department</w:t>
      </w:r>
      <w:r w:rsidR="00E32A18">
        <w:t>’</w:t>
      </w:r>
      <w:r w:rsidR="003071B7" w:rsidRPr="00E32A18">
        <w:t xml:space="preserve">s Country Reports on Terrorism </w:t>
      </w:r>
      <w:r w:rsidR="00603C6D" w:rsidRPr="00E32A18">
        <w:t xml:space="preserve">as a source </w:t>
      </w:r>
      <w:r w:rsidR="003071B7" w:rsidRPr="00E32A18">
        <w:t>in all years of</w:t>
      </w:r>
      <w:r w:rsidR="00603C6D" w:rsidRPr="00E32A18">
        <w:t xml:space="preserve"> </w:t>
      </w:r>
      <w:r w:rsidR="00D41BDC" w:rsidRPr="00E32A18">
        <w:t>data</w:t>
      </w:r>
      <w:r w:rsidR="002C192D" w:rsidRPr="00E32A18">
        <w:t xml:space="preserve"> collection</w:t>
      </w:r>
      <w:r w:rsidR="00CD57E2" w:rsidRPr="00E32A18">
        <w:t>,</w:t>
      </w:r>
      <w:r w:rsidR="002C192D" w:rsidRPr="00E32A18">
        <w:t xml:space="preserve"> </w:t>
      </w:r>
      <w:r w:rsidR="00603C6D" w:rsidRPr="00E32A18">
        <w:t>the over</w:t>
      </w:r>
      <w:r w:rsidR="00EF4239" w:rsidRPr="00E32A18">
        <w:t>all</w:t>
      </w:r>
      <w:r w:rsidR="009E08CE" w:rsidRPr="00E32A18">
        <w:t xml:space="preserve"> coding</w:t>
      </w:r>
      <w:r w:rsidR="00EF4239" w:rsidRPr="00E32A18">
        <w:t xml:space="preserve"> </w:t>
      </w:r>
      <w:r w:rsidR="009E08CE" w:rsidRPr="00E32A18">
        <w:t>of</w:t>
      </w:r>
      <w:r w:rsidR="003071B7" w:rsidRPr="00E32A18">
        <w:t xml:space="preserve"> religion-related terrorism should </w:t>
      </w:r>
      <w:r w:rsidR="009E08CE" w:rsidRPr="00E32A18">
        <w:t>generally</w:t>
      </w:r>
      <w:r w:rsidR="009E08CE">
        <w:t xml:space="preserve"> </w:t>
      </w:r>
      <w:r w:rsidR="00095BA7">
        <w:t xml:space="preserve">be </w:t>
      </w:r>
      <w:r w:rsidR="009E08CE">
        <w:t>comparable from year to year</w:t>
      </w:r>
      <w:r w:rsidR="003071B7">
        <w:t>.</w:t>
      </w:r>
      <w:r w:rsidR="00E32A18">
        <w:t xml:space="preserve"> </w:t>
      </w:r>
      <w:r w:rsidR="007B1B0A">
        <w:t xml:space="preserve">However, </w:t>
      </w:r>
      <w:r w:rsidR="00F44574">
        <w:t xml:space="preserve">those who use the </w:t>
      </w:r>
      <w:r w:rsidR="007B1B0A">
        <w:t>data</w:t>
      </w:r>
      <w:r w:rsidR="00F44574">
        <w:t xml:space="preserve">set </w:t>
      </w:r>
      <w:r w:rsidR="00E32A18">
        <w:t xml:space="preserve">should be cautious in drawing conclusions from minor changes in </w:t>
      </w:r>
      <w:r w:rsidR="00FE38E0">
        <w:t>SHI_Q_</w:t>
      </w:r>
      <w:r w:rsidR="00E32A18">
        <w:t xml:space="preserve">4. </w:t>
      </w:r>
    </w:p>
    <w:p w:rsidR="002E7978" w:rsidRDefault="002E7978" w:rsidP="003B538D">
      <w:pPr>
        <w:pStyle w:val="BodyText"/>
      </w:pPr>
    </w:p>
    <w:p w:rsidR="00EC581A" w:rsidRDefault="009E08CE" w:rsidP="004C016D">
      <w:pPr>
        <w:pStyle w:val="BodyText"/>
      </w:pPr>
      <w:r>
        <w:t xml:space="preserve">Finally, </w:t>
      </w:r>
      <w:r w:rsidR="00F02C54">
        <w:t xml:space="preserve">there was </w:t>
      </w:r>
      <w:r>
        <w:t>a</w:t>
      </w:r>
      <w:r w:rsidR="00C12DC0">
        <w:t xml:space="preserve"> change </w:t>
      </w:r>
      <w:r w:rsidR="00F02C54">
        <w:t xml:space="preserve">in the early years of the study in </w:t>
      </w:r>
      <w:r w:rsidR="0057266D">
        <w:t xml:space="preserve">the instructions for coding </w:t>
      </w:r>
      <w:r w:rsidR="003B538D">
        <w:t xml:space="preserve">two variables </w:t>
      </w:r>
      <w:r w:rsidR="00F02C54">
        <w:t xml:space="preserve">on </w:t>
      </w:r>
      <w:r w:rsidR="003B538D">
        <w:t>the</w:t>
      </w:r>
      <w:r w:rsidR="00C12DC0">
        <w:t xml:space="preserve"> </w:t>
      </w:r>
      <w:r w:rsidR="003B538D">
        <w:t>Government Restrictions Index</w:t>
      </w:r>
      <w:r w:rsidR="00CD57E2">
        <w:t>:</w:t>
      </w:r>
      <w:r w:rsidR="003B538D">
        <w:t xml:space="preserve"> </w:t>
      </w:r>
      <w:r w:rsidR="00CD57E2">
        <w:t xml:space="preserve">one </w:t>
      </w:r>
      <w:r w:rsidR="0057266D">
        <w:t xml:space="preserve">measuring </w:t>
      </w:r>
      <w:r w:rsidR="00026CC5">
        <w:t>c</w:t>
      </w:r>
      <w:r w:rsidR="003F4F35">
        <w:t xml:space="preserve">onstitutional or basic law provisions </w:t>
      </w:r>
      <w:r w:rsidR="003B538D">
        <w:t>protecting religious freedom (</w:t>
      </w:r>
      <w:r w:rsidR="00FE38E0">
        <w:t>GRI_Q_</w:t>
      </w:r>
      <w:r w:rsidR="003B538D">
        <w:t xml:space="preserve">1) and </w:t>
      </w:r>
      <w:r w:rsidR="00CD57E2">
        <w:t xml:space="preserve">one measuring </w:t>
      </w:r>
      <w:r w:rsidR="003B538D">
        <w:t>constitutional qualifications or contradictions of those protections (</w:t>
      </w:r>
      <w:r w:rsidR="00FE38E0">
        <w:t>GRI_Q_</w:t>
      </w:r>
      <w:r w:rsidR="003B538D">
        <w:t>2)</w:t>
      </w:r>
      <w:r w:rsidR="00C12DC0">
        <w:t xml:space="preserve">. </w:t>
      </w:r>
      <w:r w:rsidR="00FC5AA1">
        <w:t xml:space="preserve">As a result of a review of coding procedures, </w:t>
      </w:r>
      <w:r w:rsidR="00FC5AA1">
        <w:lastRenderedPageBreak/>
        <w:t>t</w:t>
      </w:r>
      <w:r w:rsidR="00C12DC0">
        <w:t>hese variables</w:t>
      </w:r>
      <w:r w:rsidR="003B538D">
        <w:t xml:space="preserve"> were </w:t>
      </w:r>
      <w:r>
        <w:t xml:space="preserve">retrospectively </w:t>
      </w:r>
      <w:r w:rsidR="003B538D">
        <w:t xml:space="preserve">back-coded so that the </w:t>
      </w:r>
      <w:r w:rsidR="0023044E">
        <w:t xml:space="preserve">instructions to the coders </w:t>
      </w:r>
      <w:r w:rsidR="003B538D">
        <w:t xml:space="preserve">for the period from </w:t>
      </w:r>
      <w:r w:rsidR="00C71557">
        <w:t>2007 to 2008 matched the protocols used start</w:t>
      </w:r>
      <w:r w:rsidR="007B1B0A">
        <w:t>ing</w:t>
      </w:r>
      <w:r w:rsidR="00C71557">
        <w:t xml:space="preserve"> in 2009. </w:t>
      </w:r>
      <w:r w:rsidR="003B538D">
        <w:t xml:space="preserve">This resulted in small changes to the </w:t>
      </w:r>
      <w:r w:rsidR="00C71557">
        <w:t>2007 and 2008</w:t>
      </w:r>
      <w:r w:rsidR="003B538D">
        <w:t xml:space="preserve"> Government Restrictions Index scores</w:t>
      </w:r>
      <w:r w:rsidR="00FE6B2E">
        <w:t xml:space="preserve">; as a result, the scores included in this </w:t>
      </w:r>
      <w:r w:rsidR="003F4F35">
        <w:t xml:space="preserve">dataset </w:t>
      </w:r>
      <w:r w:rsidR="00FE6B2E">
        <w:t xml:space="preserve">vary </w:t>
      </w:r>
      <w:r w:rsidR="003B538D">
        <w:t>from those reported in the baseline</w:t>
      </w:r>
      <w:r w:rsidR="00026CC5">
        <w:t xml:space="preserve"> year</w:t>
      </w:r>
      <w:r w:rsidR="00D47703">
        <w:t xml:space="preserve"> of the study</w:t>
      </w:r>
      <w:r w:rsidR="003B538D">
        <w:t xml:space="preserve">. </w:t>
      </w:r>
    </w:p>
    <w:p w:rsidR="002B6894" w:rsidRDefault="002B6894" w:rsidP="004C016D">
      <w:pPr>
        <w:pStyle w:val="BodyText"/>
      </w:pPr>
    </w:p>
    <w:p w:rsidR="00A211F0" w:rsidRDefault="00A211F0" w:rsidP="00A211F0">
      <w:pPr>
        <w:pStyle w:val="Heading3"/>
        <w:spacing w:line="276" w:lineRule="auto"/>
      </w:pPr>
      <w:bookmarkStart w:id="42" w:name="_Toc372885897"/>
      <w:bookmarkStart w:id="43" w:name="_Toc372891922"/>
      <w:bookmarkStart w:id="44" w:name="_Toc374612635"/>
      <w:bookmarkStart w:id="45" w:name="_Toc376859342"/>
      <w:bookmarkEnd w:id="34"/>
      <w:bookmarkEnd w:id="35"/>
      <w:bookmarkEnd w:id="36"/>
      <w:bookmarkEnd w:id="37"/>
      <w:r>
        <w:t>Potential Biases</w:t>
      </w:r>
      <w:bookmarkEnd w:id="42"/>
      <w:bookmarkEnd w:id="43"/>
      <w:bookmarkEnd w:id="44"/>
      <w:bookmarkEnd w:id="45"/>
      <w:r>
        <w:t xml:space="preserve"> </w:t>
      </w:r>
    </w:p>
    <w:p w:rsidR="00BF0D92" w:rsidRDefault="00BF0D92" w:rsidP="00A211F0">
      <w:pPr>
        <w:pStyle w:val="BodyText"/>
        <w:spacing w:line="276" w:lineRule="auto"/>
      </w:pPr>
      <w:r>
        <w:t>There are several potential biases in the data</w:t>
      </w:r>
      <w:r w:rsidR="00000B82">
        <w:t xml:space="preserve"> </w:t>
      </w:r>
      <w:r w:rsidR="00F44574">
        <w:t xml:space="preserve">that </w:t>
      </w:r>
      <w:r w:rsidR="00FD6D49">
        <w:t>Pew</w:t>
      </w:r>
      <w:r>
        <w:t xml:space="preserve"> Research Center has </w:t>
      </w:r>
      <w:r w:rsidR="00000B82">
        <w:t xml:space="preserve">identified and sought to assess, </w:t>
      </w:r>
      <w:r>
        <w:t>conduct</w:t>
      </w:r>
      <w:r w:rsidR="00000B82">
        <w:t>ing</w:t>
      </w:r>
      <w:r>
        <w:t xml:space="preserve"> </w:t>
      </w:r>
      <w:r w:rsidR="00000B82">
        <w:t xml:space="preserve">various kinds of </w:t>
      </w:r>
      <w:r>
        <w:t xml:space="preserve">tests </w:t>
      </w:r>
      <w:r w:rsidR="00000B82">
        <w:t xml:space="preserve">and sensitivity analyses, </w:t>
      </w:r>
      <w:r w:rsidR="00C95E6E">
        <w:t xml:space="preserve">some </w:t>
      </w:r>
      <w:r w:rsidR="00000B82">
        <w:t>of which have been published independently.</w:t>
      </w:r>
      <w:r w:rsidR="00C95E6E">
        <w:rPr>
          <w:rStyle w:val="FootnoteReference"/>
        </w:rPr>
        <w:footnoteReference w:id="6"/>
      </w:r>
      <w:r>
        <w:t xml:space="preserve"> </w:t>
      </w:r>
    </w:p>
    <w:p w:rsidR="00BF0D92" w:rsidRDefault="00BF0D92" w:rsidP="00A211F0">
      <w:pPr>
        <w:pStyle w:val="BodyText"/>
        <w:spacing w:line="276" w:lineRule="auto"/>
      </w:pPr>
    </w:p>
    <w:p w:rsidR="0034788E" w:rsidRDefault="005E5D27" w:rsidP="00A211F0">
      <w:pPr>
        <w:pStyle w:val="BodyText"/>
        <w:spacing w:line="276" w:lineRule="auto"/>
      </w:pPr>
      <w:r>
        <w:t xml:space="preserve">As </w:t>
      </w:r>
      <w:r w:rsidR="0034788E">
        <w:t xml:space="preserve">noted earlier in the codebook, </w:t>
      </w:r>
      <w:r w:rsidR="00BA68B7">
        <w:t>North Korea is not included on either index. T</w:t>
      </w:r>
      <w:r w:rsidR="0034788E">
        <w:t xml:space="preserve">he primary sources used for this study indicate that the North Korean government is among the most repressive in the world, including toward religion. But because independent observers lack regular access to North Korea, the sources are unable to provide the kind of specific, timely information that forms the basis of this study. </w:t>
      </w:r>
    </w:p>
    <w:p w:rsidR="0034788E" w:rsidRDefault="0034788E" w:rsidP="00A211F0">
      <w:pPr>
        <w:pStyle w:val="BodyText"/>
        <w:spacing w:line="276" w:lineRule="auto"/>
      </w:pPr>
    </w:p>
    <w:p w:rsidR="00A211F0" w:rsidRDefault="0034788E" w:rsidP="00A211F0">
      <w:pPr>
        <w:pStyle w:val="BodyText"/>
        <w:spacing w:line="276" w:lineRule="auto"/>
      </w:pPr>
      <w:r>
        <w:t xml:space="preserve">This raises two important issues concerning potential information bias. The first is whether </w:t>
      </w:r>
      <w:r w:rsidR="002E699C">
        <w:t xml:space="preserve">other countries that limit outsiders’ access and </w:t>
      </w:r>
      <w:r w:rsidR="00A211F0">
        <w:t xml:space="preserve">that </w:t>
      </w:r>
      <w:r w:rsidR="006E44CE">
        <w:t xml:space="preserve">may </w:t>
      </w:r>
      <w:r w:rsidR="00A211F0">
        <w:t>seek to obscure or distort their record on religious restrictions</w:t>
      </w:r>
      <w:r w:rsidR="002E699C">
        <w:t xml:space="preserve"> were </w:t>
      </w:r>
      <w:r w:rsidR="00A211F0">
        <w:t>adequately covered by the sources</w:t>
      </w:r>
      <w:r w:rsidR="0055788D">
        <w:t xml:space="preserve"> used in the coding</w:t>
      </w:r>
      <w:r w:rsidR="002E699C">
        <w:t>.</w:t>
      </w:r>
      <w:r w:rsidR="00A211F0">
        <w:t xml:space="preserve"> </w:t>
      </w:r>
      <w:r w:rsidR="006934D4">
        <w:t xml:space="preserve">In the early years of the study, </w:t>
      </w:r>
      <w:r w:rsidR="00E32A18">
        <w:t>r</w:t>
      </w:r>
      <w:r w:rsidR="0055788D">
        <w:t>esearchers reviewed the coding of several limited-access c</w:t>
      </w:r>
      <w:r w:rsidR="00A211F0">
        <w:t xml:space="preserve">ountries </w:t>
      </w:r>
      <w:r w:rsidR="0055788D">
        <w:t xml:space="preserve">and found information on those countries in </w:t>
      </w:r>
      <w:r w:rsidR="00A211F0">
        <w:t xml:space="preserve">multiple primary sources. Each </w:t>
      </w:r>
      <w:r w:rsidR="0055788D">
        <w:t xml:space="preserve">of the limited-access countries </w:t>
      </w:r>
      <w:r w:rsidR="00A211F0">
        <w:t xml:space="preserve">also </w:t>
      </w:r>
      <w:r w:rsidR="0055788D">
        <w:t xml:space="preserve">was </w:t>
      </w:r>
      <w:r w:rsidR="00A211F0">
        <w:t xml:space="preserve">covered by other secondary quantitative datasets on religious restrictions that have used a similar coding scheme, including earlier years of coded State Department report data produced by Grim at </w:t>
      </w:r>
      <w:r w:rsidR="001625D7">
        <w:t xml:space="preserve">the </w:t>
      </w:r>
      <w:r w:rsidR="00A211F0">
        <w:t>Penn</w:t>
      </w:r>
      <w:r w:rsidR="001625D7">
        <w:t>sylvania</w:t>
      </w:r>
      <w:r w:rsidR="00A211F0">
        <w:t xml:space="preserve"> State</w:t>
      </w:r>
      <w:r w:rsidR="001625D7">
        <w:t xml:space="preserve"> University</w:t>
      </w:r>
      <w:r w:rsidR="00A211F0">
        <w:t xml:space="preserve">’s Association of Religion Data Archives (ARDA) project (four datasets); independent coding by experts at the Hudson Institute’s Center for Religious Liberty using indexes also available from ARDA (one dataset); and content analysis of country constitutions conducted by the Becket Fund for Religious Liberty (one dataset). </w:t>
      </w:r>
      <w:r w:rsidR="002E7B30">
        <w:t>Pew Research Center</w:t>
      </w:r>
      <w:r w:rsidR="00A211F0">
        <w:t xml:space="preserve"> staff used these </w:t>
      </w:r>
      <w:r w:rsidR="0055788D">
        <w:t xml:space="preserve">datasets </w:t>
      </w:r>
      <w:r w:rsidR="00A211F0">
        <w:t>for cross-validation</w:t>
      </w:r>
      <w:r w:rsidR="002E699C">
        <w:t xml:space="preserve">. Thus, contrary to what one might expect, even most </w:t>
      </w:r>
      <w:r w:rsidR="00A211F0">
        <w:t xml:space="preserve">countries that limit access to information tend to receive extensive coverage by groups that monitor religious restrictions. </w:t>
      </w:r>
    </w:p>
    <w:p w:rsidR="00D92712" w:rsidRDefault="00D92712" w:rsidP="00A211F0">
      <w:pPr>
        <w:pStyle w:val="BodyText"/>
        <w:spacing w:line="276" w:lineRule="auto"/>
      </w:pPr>
    </w:p>
    <w:p w:rsidR="00B3402A" w:rsidRDefault="001864E6" w:rsidP="00A211F0">
      <w:pPr>
        <w:pStyle w:val="BodyText"/>
        <w:spacing w:line="276" w:lineRule="auto"/>
      </w:pPr>
      <w:r>
        <w:t xml:space="preserve">The second </w:t>
      </w:r>
      <w:r w:rsidR="002E699C">
        <w:t xml:space="preserve">key question – </w:t>
      </w:r>
      <w:r>
        <w:t xml:space="preserve">the </w:t>
      </w:r>
      <w:r w:rsidR="00A211F0">
        <w:t>flip</w:t>
      </w:r>
      <w:r w:rsidR="001625D7">
        <w:t xml:space="preserve"> </w:t>
      </w:r>
      <w:r w:rsidR="00A211F0">
        <w:t>side of the first</w:t>
      </w:r>
      <w:r w:rsidR="002E699C">
        <w:t xml:space="preserve"> – is whether </w:t>
      </w:r>
      <w:r>
        <w:t xml:space="preserve">countries that </w:t>
      </w:r>
      <w:r w:rsidR="00A211F0">
        <w:t xml:space="preserve">provide freer access to information receive </w:t>
      </w:r>
      <w:r w:rsidR="003F4F35">
        <w:t>higher</w:t>
      </w:r>
      <w:r w:rsidR="00A211F0">
        <w:t xml:space="preserve"> scores simply because more information is available on them</w:t>
      </w:r>
      <w:r w:rsidR="00B3402A">
        <w:t>.</w:t>
      </w:r>
      <w:r w:rsidR="00A211F0">
        <w:t xml:space="preserve"> As described more fully in the methodology in the baseline report</w:t>
      </w:r>
      <w:r w:rsidR="001006F3">
        <w:t xml:space="preserve"> (“Global Restrictions on Religion,” </w:t>
      </w:r>
      <w:r w:rsidR="001006F3">
        <w:lastRenderedPageBreak/>
        <w:t xml:space="preserve">published in December 2009 and covering the period from </w:t>
      </w:r>
      <w:r w:rsidR="00C71557">
        <w:t>2007 to 2008</w:t>
      </w:r>
      <w:r w:rsidR="001006F3">
        <w:t>)</w:t>
      </w:r>
      <w:r w:rsidR="00A211F0">
        <w:t xml:space="preserve">, </w:t>
      </w:r>
      <w:r w:rsidR="002E7B30">
        <w:t>Pew Research Center</w:t>
      </w:r>
      <w:r w:rsidR="00A211F0">
        <w:t xml:space="preserve"> staff compared the length of State Department reports on </w:t>
      </w:r>
      <w:r w:rsidR="00E32A18">
        <w:t>open</w:t>
      </w:r>
      <w:r w:rsidR="001625D7">
        <w:t>-</w:t>
      </w:r>
      <w:r w:rsidR="00A211F0">
        <w:t xml:space="preserve">access countries with those of </w:t>
      </w:r>
      <w:r w:rsidR="00B3402A">
        <w:t>more</w:t>
      </w:r>
      <w:r w:rsidR="00E32A18">
        <w:t xml:space="preserve"> </w:t>
      </w:r>
      <w:r w:rsidR="00A33155">
        <w:t>limited</w:t>
      </w:r>
      <w:r w:rsidR="001625D7">
        <w:t>-</w:t>
      </w:r>
      <w:r w:rsidR="00A33155">
        <w:t>access</w:t>
      </w:r>
      <w:r w:rsidR="00A211F0">
        <w:t xml:space="preserve"> countries. The comparison found that the median number of words was approximately three times as large for the limited</w:t>
      </w:r>
      <w:r w:rsidR="001625D7">
        <w:t>-</w:t>
      </w:r>
      <w:r w:rsidR="00A211F0">
        <w:t>access countries as for the open</w:t>
      </w:r>
      <w:r w:rsidR="001625D7">
        <w:t>-</w:t>
      </w:r>
      <w:r w:rsidR="00A211F0">
        <w:t xml:space="preserve">access countries. This suggests that problems in </w:t>
      </w:r>
      <w:r w:rsidR="001625D7">
        <w:t>open-access countr</w:t>
      </w:r>
      <w:r w:rsidR="00A211F0">
        <w:t>ies are generally not over</w:t>
      </w:r>
      <w:r w:rsidR="00000B82">
        <w:t>-</w:t>
      </w:r>
      <w:r w:rsidR="00A211F0">
        <w:t>reported in the State Department reports</w:t>
      </w:r>
      <w:r>
        <w:t>.</w:t>
      </w:r>
    </w:p>
    <w:p w:rsidR="00B3402A" w:rsidRDefault="00B3402A" w:rsidP="00A211F0">
      <w:pPr>
        <w:pStyle w:val="BodyText"/>
        <w:spacing w:line="276" w:lineRule="auto"/>
      </w:pPr>
    </w:p>
    <w:p w:rsidR="00A211F0" w:rsidRDefault="00A211F0" w:rsidP="00A211F0">
      <w:pPr>
        <w:pStyle w:val="BodyText"/>
        <w:spacing w:line="276" w:lineRule="auto"/>
      </w:pPr>
      <w:r>
        <w:t xml:space="preserve">Only when it comes to religion-related violence and intimidation in society do the sources report more problems in the freer-access countries than in the limited-access ones. However, the Social Hostilities Index includes several measures – such as </w:t>
      </w:r>
      <w:r w:rsidR="00FE38E0">
        <w:t>SHI_Q_</w:t>
      </w:r>
      <w:r>
        <w:t xml:space="preserve">8 (“Did religious groups themselves attempt to prevent other religious groups from being able to operate?”) and </w:t>
      </w:r>
      <w:r w:rsidR="00FE38E0">
        <w:t>SHI_Q_</w:t>
      </w:r>
      <w:r>
        <w:t xml:space="preserve">11 (“Were women harassed for violating religious dress codes?”) – </w:t>
      </w:r>
      <w:proofErr w:type="gramStart"/>
      <w:r>
        <w:t>that</w:t>
      </w:r>
      <w:proofErr w:type="gramEnd"/>
      <w:r>
        <w:t xml:space="preserve"> are less susceptible to such reporting bias because they capture general social trends or attitudes as well as specific incidents. With these limitations in mind, it appears that the coded information on social hostilities is a fair gauge of the situation in the vast majority of countries and a valuable complement to the information on government restrictions. </w:t>
      </w:r>
    </w:p>
    <w:p w:rsidR="00447A0F" w:rsidRDefault="00447A0F" w:rsidP="00A211F0">
      <w:pPr>
        <w:pStyle w:val="BodyText"/>
        <w:spacing w:line="276" w:lineRule="auto"/>
      </w:pPr>
    </w:p>
    <w:p w:rsidR="001864E6" w:rsidRDefault="001864E6" w:rsidP="001864E6">
      <w:pPr>
        <w:pStyle w:val="BodyText"/>
        <w:spacing w:line="276" w:lineRule="auto"/>
      </w:pPr>
      <w:r>
        <w:t>Data on social impediments to religious practice can more confidently be used to make comparisons among countries with sufficient openness, which includes more than nine-in-ten countries covered in the coding. A</w:t>
      </w:r>
      <w:r w:rsidR="00000B82">
        <w:t xml:space="preserve"> 2010</w:t>
      </w:r>
      <w:r>
        <w:t xml:space="preserve"> analysis by Grim and Richard </w:t>
      </w:r>
      <w:proofErr w:type="spellStart"/>
      <w:r>
        <w:t>Wike</w:t>
      </w:r>
      <w:proofErr w:type="spellEnd"/>
      <w:r>
        <w:t xml:space="preserve">, </w:t>
      </w:r>
      <w:r w:rsidR="00FD6D49">
        <w:t>Pew</w:t>
      </w:r>
      <w:r>
        <w:t xml:space="preserve"> Research Center’s director of global attitudes research, tested the reliability of the State Department reports on social impediments to religious practice by comparing public opinion data with data coded from the reports in previous years by Grim and experts at Penn State. They concluded that “the understanding of social religious intolerance embodied in the State Department reports is comparable with the results of population surveys and individual expert opinion.”</w:t>
      </w:r>
      <w:r>
        <w:rPr>
          <w:rStyle w:val="FootnoteReference"/>
        </w:rPr>
        <w:footnoteReference w:id="7"/>
      </w:r>
      <w:r>
        <w:t xml:space="preserve">  </w:t>
      </w:r>
    </w:p>
    <w:p w:rsidR="001864E6" w:rsidRDefault="001864E6" w:rsidP="000631B4">
      <w:pPr>
        <w:pStyle w:val="BodyText"/>
        <w:spacing w:line="276" w:lineRule="auto"/>
      </w:pPr>
    </w:p>
    <w:p w:rsidR="00075E14" w:rsidRDefault="00975E5F" w:rsidP="000631B4">
      <w:pPr>
        <w:pStyle w:val="BodyText"/>
        <w:spacing w:line="276" w:lineRule="auto"/>
      </w:pPr>
      <w:r>
        <w:t xml:space="preserve">Another possible </w:t>
      </w:r>
      <w:r w:rsidR="00B3402A">
        <w:t xml:space="preserve">source of information </w:t>
      </w:r>
      <w:r>
        <w:t xml:space="preserve">bias may arise from the </w:t>
      </w:r>
      <w:r w:rsidR="008910BC">
        <w:t xml:space="preserve">use of U.S. State Department reports and other English-language sources </w:t>
      </w:r>
      <w:r w:rsidR="00B40061">
        <w:t>that</w:t>
      </w:r>
      <w:r w:rsidR="009A0B2E">
        <w:t xml:space="preserve">, in turn, are </w:t>
      </w:r>
      <w:r w:rsidR="008910BC">
        <w:t>often</w:t>
      </w:r>
      <w:r w:rsidR="009A0B2E">
        <w:t xml:space="preserve"> based on</w:t>
      </w:r>
      <w:r w:rsidR="008910BC">
        <w:t xml:space="preserve"> </w:t>
      </w:r>
      <w:r w:rsidR="00B40061">
        <w:t>local media</w:t>
      </w:r>
      <w:r w:rsidR="009A0B2E">
        <w:t xml:space="preserve"> accounts. Do the sources used in the coding fairly and accurately reflect what has been reported by local media in other languages? Or is important information </w:t>
      </w:r>
      <w:r w:rsidR="00DD4DAE">
        <w:t xml:space="preserve">effectively </w:t>
      </w:r>
      <w:r w:rsidR="009A0B2E">
        <w:t>lost in translation?</w:t>
      </w:r>
    </w:p>
    <w:p w:rsidR="00075E14" w:rsidRDefault="00075E14" w:rsidP="000631B4">
      <w:pPr>
        <w:pStyle w:val="BodyText"/>
        <w:spacing w:line="276" w:lineRule="auto"/>
      </w:pPr>
    </w:p>
    <w:p w:rsidR="0003431B" w:rsidRDefault="00075E14" w:rsidP="000631B4">
      <w:pPr>
        <w:pStyle w:val="BodyText"/>
        <w:spacing w:line="276" w:lineRule="auto"/>
      </w:pPr>
      <w:r>
        <w:t xml:space="preserve">To assess this – albeit in a limited fashion – </w:t>
      </w:r>
      <w:r w:rsidR="00FD6D49">
        <w:t>Pew</w:t>
      </w:r>
      <w:r w:rsidR="00447A0F">
        <w:t xml:space="preserve"> Research Center</w:t>
      </w:r>
      <w:r w:rsidR="004839CD">
        <w:t xml:space="preserve"> assigned </w:t>
      </w:r>
      <w:r w:rsidR="001625D7">
        <w:t>native-</w:t>
      </w:r>
      <w:r w:rsidR="003D7930">
        <w:t xml:space="preserve">Spanish-speaking staff </w:t>
      </w:r>
      <w:r w:rsidR="004839CD">
        <w:t xml:space="preserve">to </w:t>
      </w:r>
      <w:r w:rsidR="003D7930">
        <w:t>analyze</w:t>
      </w:r>
      <w:r w:rsidR="00DD4DAE">
        <w:t xml:space="preserve"> </w:t>
      </w:r>
      <w:r w:rsidR="0003431B">
        <w:t xml:space="preserve">the content of </w:t>
      </w:r>
      <w:r>
        <w:t xml:space="preserve">articles with reports of government restrictions on religion and social hostilities involving religion from </w:t>
      </w:r>
      <w:r w:rsidR="00DD4DAE">
        <w:t xml:space="preserve">the </w:t>
      </w:r>
      <w:r w:rsidR="003D7930">
        <w:t xml:space="preserve">Mexican daily newspaper La </w:t>
      </w:r>
      <w:proofErr w:type="spellStart"/>
      <w:r w:rsidR="003D7930">
        <w:t>Jornada</w:t>
      </w:r>
      <w:proofErr w:type="spellEnd"/>
      <w:r w:rsidR="0003431B">
        <w:t>. The analysis covered time periods identical to two covered by this study: the baseline year (</w:t>
      </w:r>
      <w:r w:rsidR="00C71557">
        <w:t xml:space="preserve">2007) </w:t>
      </w:r>
      <w:r w:rsidR="0003431B">
        <w:t>and the fourth year of this study (</w:t>
      </w:r>
      <w:r w:rsidR="00C71557">
        <w:t>2010</w:t>
      </w:r>
      <w:r w:rsidR="00E94931">
        <w:t>)</w:t>
      </w:r>
      <w:r w:rsidR="0003431B">
        <w:t>.</w:t>
      </w:r>
    </w:p>
    <w:p w:rsidR="0003431B" w:rsidRDefault="0003431B" w:rsidP="000631B4">
      <w:pPr>
        <w:pStyle w:val="BodyText"/>
        <w:spacing w:line="276" w:lineRule="auto"/>
      </w:pPr>
    </w:p>
    <w:p w:rsidR="008D0E3F" w:rsidRDefault="008D0E3F" w:rsidP="000631B4">
      <w:pPr>
        <w:pStyle w:val="BodyText"/>
        <w:spacing w:line="276" w:lineRule="auto"/>
      </w:pPr>
      <w:r>
        <w:t xml:space="preserve">La </w:t>
      </w:r>
      <w:proofErr w:type="spellStart"/>
      <w:r>
        <w:t>Jo</w:t>
      </w:r>
      <w:r w:rsidR="0003431B">
        <w:t>rnada</w:t>
      </w:r>
      <w:proofErr w:type="spellEnd"/>
      <w:r w:rsidR="0003431B">
        <w:t xml:space="preserve"> articles were initially selected for analysis if the title made some reference to religion, and then the article itself was coded using the </w:t>
      </w:r>
      <w:r>
        <w:t>same Government Restrictions Index questions and Social Hostilities Index questions used in the study. Specifically, t</w:t>
      </w:r>
      <w:r w:rsidR="003D7930">
        <w:t xml:space="preserve">he content analysis of La </w:t>
      </w:r>
      <w:proofErr w:type="spellStart"/>
      <w:r w:rsidR="003D7930">
        <w:t>Jornada</w:t>
      </w:r>
      <w:proofErr w:type="spellEnd"/>
      <w:r w:rsidR="003D7930">
        <w:t xml:space="preserve"> articles </w:t>
      </w:r>
      <w:r>
        <w:t xml:space="preserve">examined </w:t>
      </w:r>
      <w:r w:rsidR="003D7930">
        <w:t xml:space="preserve">18 of the 20 questions </w:t>
      </w:r>
      <w:r w:rsidR="00816642">
        <w:t>in</w:t>
      </w:r>
      <w:r w:rsidR="003D7930">
        <w:t xml:space="preserve"> the Government Restrictions Index and all 13 questions </w:t>
      </w:r>
      <w:r w:rsidR="00816642">
        <w:t>in</w:t>
      </w:r>
      <w:r w:rsidR="003D7930">
        <w:t xml:space="preserve"> the Social Hostilities Index. </w:t>
      </w:r>
      <w:r w:rsidR="00816642">
        <w:t>(</w:t>
      </w:r>
      <w:r w:rsidR="003D7930">
        <w:t xml:space="preserve">The two GRI questions excluded from the analysis were </w:t>
      </w:r>
      <w:r w:rsidR="00FE38E0">
        <w:t>GRI_Q_</w:t>
      </w:r>
      <w:r w:rsidR="003D7930">
        <w:t xml:space="preserve">1 and </w:t>
      </w:r>
      <w:r w:rsidR="00FE38E0">
        <w:t>GRI_Q_</w:t>
      </w:r>
      <w:r w:rsidR="003D7930">
        <w:t>2</w:t>
      </w:r>
      <w:r w:rsidR="00816642">
        <w:t>,</w:t>
      </w:r>
      <w:r w:rsidR="003D7930">
        <w:t xml:space="preserve"> because </w:t>
      </w:r>
      <w:r w:rsidR="00816642">
        <w:t>they</w:t>
      </w:r>
      <w:r w:rsidR="003D7930">
        <w:t xml:space="preserve"> </w:t>
      </w:r>
      <w:r>
        <w:t xml:space="preserve">both </w:t>
      </w:r>
      <w:r w:rsidR="003D7930">
        <w:t xml:space="preserve">relate </w:t>
      </w:r>
      <w:r>
        <w:t xml:space="preserve">only </w:t>
      </w:r>
      <w:r w:rsidR="003D7930">
        <w:t xml:space="preserve">to the </w:t>
      </w:r>
      <w:r w:rsidR="00816642">
        <w:t xml:space="preserve">country’s </w:t>
      </w:r>
      <w:r w:rsidR="003D7930">
        <w:t>constitution</w:t>
      </w:r>
      <w:r w:rsidR="00816642">
        <w:t>,</w:t>
      </w:r>
      <w:r w:rsidR="003D7930">
        <w:t xml:space="preserve"> rather than to </w:t>
      </w:r>
      <w:r>
        <w:t xml:space="preserve">actions of the </w:t>
      </w:r>
      <w:r w:rsidR="00816642">
        <w:t xml:space="preserve">government </w:t>
      </w:r>
      <w:r w:rsidR="003D7930">
        <w:t xml:space="preserve">or </w:t>
      </w:r>
      <w:r w:rsidR="00816642">
        <w:t>activities</w:t>
      </w:r>
      <w:r w:rsidR="003D7930">
        <w:t xml:space="preserve"> </w:t>
      </w:r>
      <w:r w:rsidR="00816642">
        <w:t xml:space="preserve">of social </w:t>
      </w:r>
      <w:r w:rsidR="003D7930">
        <w:t xml:space="preserve">groups </w:t>
      </w:r>
      <w:r w:rsidR="00816642">
        <w:t>and individuals</w:t>
      </w:r>
      <w:r w:rsidR="003D7930">
        <w:t>.</w:t>
      </w:r>
      <w:r w:rsidR="00816642">
        <w:t>)</w:t>
      </w:r>
    </w:p>
    <w:p w:rsidR="008D0E3F" w:rsidRDefault="008D0E3F" w:rsidP="000631B4">
      <w:pPr>
        <w:pStyle w:val="BodyText"/>
        <w:spacing w:line="276" w:lineRule="auto"/>
      </w:pPr>
    </w:p>
    <w:p w:rsidR="00CC57B6" w:rsidRDefault="003D7930" w:rsidP="000631B4">
      <w:pPr>
        <w:pStyle w:val="BodyText"/>
        <w:spacing w:line="276" w:lineRule="auto"/>
      </w:pPr>
      <w:r>
        <w:t xml:space="preserve">The </w:t>
      </w:r>
      <w:r w:rsidR="00DD3AA8">
        <w:t>expectation</w:t>
      </w:r>
      <w:r>
        <w:t xml:space="preserve"> at the </w:t>
      </w:r>
      <w:r w:rsidR="00AD5AF4">
        <w:t>outset</w:t>
      </w:r>
      <w:r>
        <w:t xml:space="preserve"> of this </w:t>
      </w:r>
      <w:r w:rsidR="00CC57B6">
        <w:t xml:space="preserve">analysis </w:t>
      </w:r>
      <w:r>
        <w:t xml:space="preserve">was that a Mexican </w:t>
      </w:r>
      <w:r w:rsidR="00AD5AF4">
        <w:t xml:space="preserve">daily </w:t>
      </w:r>
      <w:r>
        <w:t xml:space="preserve">newspaper would </w:t>
      </w:r>
      <w:r w:rsidR="00AD5AF4">
        <w:t xml:space="preserve">contain many </w:t>
      </w:r>
      <w:r>
        <w:t xml:space="preserve">more reports of religious restrictions and hostilities than the </w:t>
      </w:r>
      <w:r w:rsidR="00AD5AF4">
        <w:t xml:space="preserve">English-language </w:t>
      </w:r>
      <w:r>
        <w:t xml:space="preserve">sources </w:t>
      </w:r>
      <w:r w:rsidR="00AD5AF4">
        <w:t xml:space="preserve">used by </w:t>
      </w:r>
      <w:r w:rsidR="00FD6D49">
        <w:t>Pew</w:t>
      </w:r>
      <w:r w:rsidR="00AD5AF4">
        <w:t xml:space="preserve"> Research Center in its cross-national coding.</w:t>
      </w:r>
      <w:r>
        <w:t xml:space="preserve"> </w:t>
      </w:r>
      <w:r w:rsidR="00DD3AA8">
        <w:t>However</w:t>
      </w:r>
      <w:r>
        <w:t xml:space="preserve">, the analysis found that the coded news from La </w:t>
      </w:r>
      <w:proofErr w:type="spellStart"/>
      <w:r>
        <w:t>Jornada</w:t>
      </w:r>
      <w:proofErr w:type="spellEnd"/>
      <w:r>
        <w:t xml:space="preserve"> was largely consistent with coding </w:t>
      </w:r>
      <w:r w:rsidR="00CC57B6">
        <w:t xml:space="preserve">using the study’s primary sources. </w:t>
      </w:r>
    </w:p>
    <w:p w:rsidR="00CC57B6" w:rsidRDefault="00CC57B6" w:rsidP="000631B4">
      <w:pPr>
        <w:pStyle w:val="BodyText"/>
        <w:spacing w:line="276" w:lineRule="auto"/>
      </w:pPr>
    </w:p>
    <w:p w:rsidR="003D7930" w:rsidRDefault="003D7930" w:rsidP="000631B4">
      <w:pPr>
        <w:pStyle w:val="BodyText"/>
        <w:spacing w:line="276" w:lineRule="auto"/>
      </w:pPr>
      <w:r>
        <w:t xml:space="preserve">While </w:t>
      </w:r>
      <w:r w:rsidR="00923240">
        <w:t xml:space="preserve">a </w:t>
      </w:r>
      <w:r>
        <w:t>similar comparison</w:t>
      </w:r>
      <w:r w:rsidR="00923240">
        <w:t xml:space="preserve"> for other countries </w:t>
      </w:r>
      <w:r>
        <w:t xml:space="preserve">might not yield the same results – especially in countries where press freedom is more limited – this analysis provides some confirmation of the reliability of </w:t>
      </w:r>
      <w:r w:rsidR="00FD6D49">
        <w:t>Pew</w:t>
      </w:r>
      <w:r>
        <w:t xml:space="preserve"> Research Center’s coding across years. </w:t>
      </w:r>
    </w:p>
    <w:p w:rsidR="00EC581A" w:rsidRDefault="00EC581A" w:rsidP="000631B4">
      <w:pPr>
        <w:pStyle w:val="BodyText"/>
        <w:spacing w:line="276" w:lineRule="auto"/>
      </w:pPr>
    </w:p>
    <w:p w:rsidR="00A211F0" w:rsidRDefault="00A211F0" w:rsidP="00A211F0">
      <w:pPr>
        <w:pStyle w:val="Heading3"/>
        <w:spacing w:line="276" w:lineRule="auto"/>
      </w:pPr>
      <w:r>
        <w:t xml:space="preserve">Additional </w:t>
      </w:r>
      <w:bookmarkEnd w:id="38"/>
      <w:bookmarkEnd w:id="39"/>
      <w:bookmarkEnd w:id="40"/>
      <w:bookmarkEnd w:id="41"/>
      <w:r w:rsidR="00447A0F">
        <w:t>Variables</w:t>
      </w:r>
      <w:r>
        <w:t xml:space="preserve"> </w:t>
      </w:r>
    </w:p>
    <w:p w:rsidR="00287FC0" w:rsidRPr="00287FC0" w:rsidRDefault="00CE4E6C" w:rsidP="00287FC0">
      <w:pPr>
        <w:pStyle w:val="BodyText"/>
      </w:pPr>
      <w:r>
        <w:t xml:space="preserve">From time to time, </w:t>
      </w:r>
      <w:r w:rsidR="00287FC0">
        <w:t xml:space="preserve">Pew Research Center has collected information </w:t>
      </w:r>
      <w:r w:rsidR="00EF21AC">
        <w:t>on</w:t>
      </w:r>
      <w:r w:rsidR="00287FC0">
        <w:t xml:space="preserve"> additional </w:t>
      </w:r>
      <w:r w:rsidR="00EF21AC">
        <w:t xml:space="preserve">questions (or </w:t>
      </w:r>
      <w:r w:rsidR="00287FC0">
        <w:t>variables</w:t>
      </w:r>
      <w:r w:rsidR="00EF21AC">
        <w:t>)</w:t>
      </w:r>
      <w:r w:rsidR="00287FC0">
        <w:t xml:space="preserve"> that </w:t>
      </w:r>
      <w:r>
        <w:t xml:space="preserve">are </w:t>
      </w:r>
      <w:r w:rsidR="00287FC0">
        <w:t xml:space="preserve">not </w:t>
      </w:r>
      <w:r w:rsidR="004D1CAC">
        <w:t xml:space="preserve">included </w:t>
      </w:r>
      <w:r>
        <w:t xml:space="preserve">in determining scores on the Government Restrictions Index or Social Hostilities Index. </w:t>
      </w:r>
      <w:r w:rsidR="00791782">
        <w:t xml:space="preserve">These include a question on whether </w:t>
      </w:r>
      <w:r w:rsidR="00791782" w:rsidRPr="00F777F1">
        <w:t xml:space="preserve">a country has a religious police force and </w:t>
      </w:r>
      <w:r w:rsidRPr="00F777F1">
        <w:t xml:space="preserve">a question on </w:t>
      </w:r>
      <w:r w:rsidR="00791782" w:rsidRPr="00F777F1">
        <w:t>whether a country has laws banning blasphemy</w:t>
      </w:r>
      <w:r w:rsidRPr="00F777F1">
        <w:t>,</w:t>
      </w:r>
      <w:r w:rsidR="00791782" w:rsidRPr="00F777F1">
        <w:t xml:space="preserve"> apostasy</w:t>
      </w:r>
      <w:r w:rsidRPr="00F777F1">
        <w:t xml:space="preserve"> or defamation of religion</w:t>
      </w:r>
      <w:r w:rsidR="00791782" w:rsidRPr="00F777F1">
        <w:t>.</w:t>
      </w:r>
      <w:r w:rsidR="00ED3EE7">
        <w:rPr>
          <w:rStyle w:val="FootnoteReference"/>
        </w:rPr>
        <w:footnoteReference w:id="8"/>
      </w:r>
      <w:r w:rsidR="00791782" w:rsidRPr="00F777F1">
        <w:t xml:space="preserve"> These questions are included in the dataset </w:t>
      </w:r>
      <w:r w:rsidRPr="00F777F1">
        <w:t xml:space="preserve">for this study </w:t>
      </w:r>
      <w:r w:rsidR="00791782" w:rsidRPr="00F777F1">
        <w:t xml:space="preserve">and </w:t>
      </w:r>
      <w:r w:rsidRPr="00F777F1">
        <w:t xml:space="preserve">are </w:t>
      </w:r>
      <w:r w:rsidR="00791782" w:rsidRPr="00F777F1">
        <w:t>discuss</w:t>
      </w:r>
      <w:r w:rsidR="00364708" w:rsidRPr="00F777F1">
        <w:t xml:space="preserve">ed </w:t>
      </w:r>
      <w:r w:rsidR="00791782" w:rsidRPr="00F777F1">
        <w:t>below.</w:t>
      </w:r>
      <w:r w:rsidR="006422C8">
        <w:t xml:space="preserve">  </w:t>
      </w:r>
      <w:r w:rsidR="00791782" w:rsidRPr="00F777F1">
        <w:t xml:space="preserve"> </w:t>
      </w:r>
      <w:r w:rsidR="00364708" w:rsidRPr="00F777F1">
        <w:t xml:space="preserve"> </w:t>
      </w:r>
    </w:p>
    <w:p w:rsidR="00B941FD" w:rsidRDefault="00336D34" w:rsidP="00B941FD">
      <w:pPr>
        <w:pStyle w:val="Heading3"/>
      </w:pPr>
      <w:r>
        <w:br w:type="page"/>
      </w:r>
    </w:p>
    <w:p w:rsidR="00B941FD" w:rsidRPr="003B2459" w:rsidRDefault="00B941FD" w:rsidP="00B941FD">
      <w:pPr>
        <w:spacing w:after="200"/>
        <w:outlineLvl w:val="2"/>
        <w:rPr>
          <w:rFonts w:ascii="Abril Text SB" w:hAnsi="Abril Text SB"/>
          <w:kern w:val="44"/>
          <w:sz w:val="28"/>
          <w:szCs w:val="28"/>
        </w:rPr>
      </w:pPr>
      <w:r w:rsidRPr="003B2459">
        <w:rPr>
          <w:rFonts w:ascii="Abril Text SB" w:hAnsi="Abril Text SB"/>
          <w:kern w:val="44"/>
          <w:sz w:val="28"/>
          <w:szCs w:val="28"/>
        </w:rPr>
        <w:t>Variables Used in the Government Restrictions Index and Social Hostilities Index</w:t>
      </w:r>
    </w:p>
    <w:p w:rsidR="00B941FD" w:rsidRPr="003B2459" w:rsidRDefault="00EC777B" w:rsidP="00B941FD">
      <w:r>
        <w:t xml:space="preserve">To assess the level of </w:t>
      </w:r>
      <w:r w:rsidR="000671AD">
        <w:t xml:space="preserve">religious </w:t>
      </w:r>
      <w:r>
        <w:t xml:space="preserve">restrictions </w:t>
      </w:r>
      <w:r w:rsidR="000671AD">
        <w:t xml:space="preserve">and hostilities around the world, </w:t>
      </w:r>
      <w:r w:rsidR="00FD6D49">
        <w:t>Pew</w:t>
      </w:r>
      <w:r>
        <w:t xml:space="preserve"> Research Center selected </w:t>
      </w:r>
      <w:r w:rsidR="0039194D">
        <w:t xml:space="preserve">20 </w:t>
      </w:r>
      <w:r>
        <w:t xml:space="preserve">questions </w:t>
      </w:r>
      <w:r w:rsidR="000671AD">
        <w:t xml:space="preserve">for </w:t>
      </w:r>
      <w:r w:rsidR="00E170E4">
        <w:t xml:space="preserve">use as variables in </w:t>
      </w:r>
      <w:r w:rsidR="000671AD">
        <w:t>the Government Restrictions Index</w:t>
      </w:r>
      <w:r w:rsidR="0039194D">
        <w:t xml:space="preserve"> (GRI)</w:t>
      </w:r>
      <w:r w:rsidR="000671AD">
        <w:t xml:space="preserve"> </w:t>
      </w:r>
      <w:r w:rsidR="0039194D">
        <w:t xml:space="preserve">and </w:t>
      </w:r>
      <w:r w:rsidR="002B7AC1">
        <w:t>1</w:t>
      </w:r>
      <w:r w:rsidR="0039194D">
        <w:t xml:space="preserve">3 questions </w:t>
      </w:r>
      <w:r w:rsidR="00417AF2">
        <w:t xml:space="preserve">for </w:t>
      </w:r>
      <w:r w:rsidR="00E170E4">
        <w:t xml:space="preserve">use as variables in </w:t>
      </w:r>
      <w:r w:rsidR="000671AD">
        <w:t xml:space="preserve">the Social Hostilities Index </w:t>
      </w:r>
      <w:r w:rsidR="0039194D">
        <w:t>(SHI).</w:t>
      </w:r>
      <w:r w:rsidR="00E870DA">
        <w:t xml:space="preserve"> </w:t>
      </w:r>
      <w:r w:rsidR="00680CC9">
        <w:t xml:space="preserve">This section </w:t>
      </w:r>
      <w:r w:rsidR="00EE6E79">
        <w:t xml:space="preserve">provides </w:t>
      </w:r>
      <w:r w:rsidR="00680CC9">
        <w:t>question wording</w:t>
      </w:r>
      <w:r w:rsidR="00164E47">
        <w:t xml:space="preserve">, </w:t>
      </w:r>
      <w:r w:rsidR="002B7AC1">
        <w:t>answer values and</w:t>
      </w:r>
      <w:r w:rsidR="00164E47">
        <w:t xml:space="preserve"> </w:t>
      </w:r>
      <w:r w:rsidR="003E2A86">
        <w:t>definitions of terms.</w:t>
      </w:r>
      <w:r w:rsidR="002B7AC1">
        <w:t xml:space="preserve"> </w:t>
      </w:r>
      <w:r w:rsidR="00B7003C">
        <w:t>Th</w:t>
      </w:r>
      <w:r w:rsidR="00164E47">
        <w:t>e</w:t>
      </w:r>
      <w:r w:rsidR="00B7003C">
        <w:t xml:space="preserve"> section </w:t>
      </w:r>
      <w:r w:rsidR="00164E47">
        <w:t xml:space="preserve">generally </w:t>
      </w:r>
      <w:r w:rsidR="00B7003C">
        <w:t xml:space="preserve">follows the presentation of </w:t>
      </w:r>
      <w:r w:rsidR="00164E47">
        <w:t xml:space="preserve">the </w:t>
      </w:r>
      <w:r w:rsidR="00B7003C">
        <w:t>questions in the “Summary of Results” section</w:t>
      </w:r>
      <w:r w:rsidR="003E2A86">
        <w:t xml:space="preserve"> of the annual religious restrictions reports; where necessary, it explains how the dataset </w:t>
      </w:r>
      <w:r w:rsidR="00B7003C">
        <w:t>deviates from the “Summary of Results.”</w:t>
      </w:r>
    </w:p>
    <w:p w:rsidR="00B941FD" w:rsidRPr="003B2459" w:rsidRDefault="00B941FD" w:rsidP="00B941FD"/>
    <w:p w:rsidR="00B941FD" w:rsidRPr="003B2459" w:rsidRDefault="00417AF2" w:rsidP="00B941FD">
      <w:pPr>
        <w:spacing w:after="200"/>
        <w:outlineLvl w:val="2"/>
        <w:rPr>
          <w:rFonts w:ascii="Abril Text SB" w:hAnsi="Abril Text SB"/>
          <w:kern w:val="44"/>
          <w:sz w:val="28"/>
          <w:szCs w:val="28"/>
        </w:rPr>
      </w:pPr>
      <w:r>
        <w:rPr>
          <w:rFonts w:ascii="Abril Text SB" w:hAnsi="Abril Text SB"/>
          <w:kern w:val="44"/>
          <w:sz w:val="28"/>
          <w:szCs w:val="28"/>
        </w:rPr>
        <w:t xml:space="preserve">Variables for the </w:t>
      </w:r>
      <w:r w:rsidR="00B941FD" w:rsidRPr="003B2459">
        <w:rPr>
          <w:rFonts w:ascii="Abril Text SB" w:hAnsi="Abril Text SB"/>
          <w:kern w:val="44"/>
          <w:sz w:val="28"/>
          <w:szCs w:val="28"/>
        </w:rPr>
        <w:t>G</w:t>
      </w:r>
      <w:r>
        <w:rPr>
          <w:rFonts w:ascii="Abril Text SB" w:hAnsi="Abril Text SB"/>
          <w:kern w:val="44"/>
          <w:sz w:val="28"/>
          <w:szCs w:val="28"/>
        </w:rPr>
        <w:t>overnment Restrictions Index</w:t>
      </w:r>
      <w:r w:rsidR="00EB5D3A">
        <w:rPr>
          <w:rFonts w:ascii="Abril Text SB" w:hAnsi="Abril Text SB"/>
          <w:kern w:val="44"/>
          <w:sz w:val="28"/>
          <w:szCs w:val="28"/>
        </w:rPr>
        <w:t xml:space="preserve"> </w:t>
      </w:r>
    </w:p>
    <w:p w:rsidR="00B941FD" w:rsidRPr="003B2459" w:rsidRDefault="00FE38E0" w:rsidP="00B941FD">
      <w:r>
        <w:rPr>
          <w:b/>
        </w:rPr>
        <w:t>GRI_Q_</w:t>
      </w:r>
      <w:r w:rsidR="00B941FD" w:rsidRPr="00D213D8">
        <w:rPr>
          <w:b/>
        </w:rPr>
        <w:t>1</w:t>
      </w:r>
      <w:r w:rsidR="00B941FD" w:rsidRPr="003B2459">
        <w:t>: Does the constitution, or law that functions in the place of a constitution (basic law), specifically provide for “freedom of religion” or include language used in Article 18 of the United Nations Universal Declaration of Human Rights?</w:t>
      </w:r>
    </w:p>
    <w:p w:rsidR="00B941FD" w:rsidRPr="003B2459" w:rsidRDefault="00B941FD" w:rsidP="00B941FD">
      <w:pPr>
        <w:ind w:left="450"/>
      </w:pPr>
      <w:r w:rsidRPr="003B2459">
        <w:t>0= Yes</w:t>
      </w:r>
    </w:p>
    <w:p w:rsidR="00B941FD" w:rsidRPr="003B2459" w:rsidRDefault="00B941FD" w:rsidP="00B941FD">
      <w:pPr>
        <w:ind w:left="450"/>
      </w:pPr>
      <w:r w:rsidRPr="003B2459">
        <w:t xml:space="preserve">0.50= </w:t>
      </w:r>
      <w:proofErr w:type="gramStart"/>
      <w:r w:rsidRPr="003B2459">
        <w:t>The</w:t>
      </w:r>
      <w:proofErr w:type="gramEnd"/>
      <w:r w:rsidRPr="003B2459">
        <w:t xml:space="preserve"> constitution or basic law does not specifically provide for freedom of religion but does protect some religious practices</w:t>
      </w:r>
    </w:p>
    <w:p w:rsidR="00B941FD" w:rsidRPr="003B2459" w:rsidRDefault="00B941FD" w:rsidP="00B941FD">
      <w:pPr>
        <w:ind w:left="450"/>
      </w:pPr>
      <w:r w:rsidRPr="003B2459">
        <w:t>1.00= No</w:t>
      </w:r>
    </w:p>
    <w:p w:rsidR="00B941FD" w:rsidRPr="003B2459" w:rsidRDefault="00B941FD" w:rsidP="00B941FD">
      <w:pPr>
        <w:rPr>
          <w:i/>
          <w:sz w:val="22"/>
          <w:szCs w:val="22"/>
        </w:rPr>
      </w:pPr>
    </w:p>
    <w:p w:rsidR="00B941FD" w:rsidRPr="003B2459" w:rsidRDefault="00B941FD" w:rsidP="00B941FD">
      <w:pPr>
        <w:rPr>
          <w:i/>
          <w:sz w:val="22"/>
          <w:szCs w:val="22"/>
        </w:rPr>
      </w:pPr>
      <w:r w:rsidRPr="003B2459">
        <w:rPr>
          <w:i/>
          <w:sz w:val="22"/>
          <w:szCs w:val="22"/>
        </w:rPr>
        <w:t xml:space="preserve">This question measures the presence or absence of provisions protecting religious freedom in the country’s </w:t>
      </w:r>
      <w:r w:rsidR="009E781E">
        <w:rPr>
          <w:i/>
          <w:sz w:val="22"/>
          <w:szCs w:val="22"/>
        </w:rPr>
        <w:t>c</w:t>
      </w:r>
      <w:r w:rsidRPr="003B2459">
        <w:rPr>
          <w:i/>
          <w:sz w:val="22"/>
          <w:szCs w:val="22"/>
        </w:rPr>
        <w:t>onstitution. This definition is based on Article 18</w:t>
      </w:r>
      <w:r w:rsidR="009E781E">
        <w:rPr>
          <w:i/>
          <w:sz w:val="22"/>
          <w:szCs w:val="22"/>
        </w:rPr>
        <w:t xml:space="preserve"> of the U.N.’s Universal Declaration of Human Rights</w:t>
      </w:r>
      <w:r w:rsidRPr="003B2459">
        <w:rPr>
          <w:i/>
          <w:sz w:val="22"/>
          <w:szCs w:val="22"/>
        </w:rPr>
        <w:t xml:space="preserve">, which states: “Everyone has the right to freedom of thought, conscience and religion; this right includes freedom to change his religion or belief, and freedom, either alone or in community with others and in public or private, to manifest his religion or belief in teaching, practice, worship and observance.” </w:t>
      </w:r>
    </w:p>
    <w:p w:rsidR="00B941FD" w:rsidRPr="003B2459" w:rsidRDefault="00B941FD" w:rsidP="00B941FD">
      <w:pPr>
        <w:rPr>
          <w:b/>
        </w:rPr>
      </w:pPr>
    </w:p>
    <w:p w:rsidR="00B941FD" w:rsidRPr="003B2459" w:rsidRDefault="00FE38E0" w:rsidP="00B941FD">
      <w:r>
        <w:rPr>
          <w:b/>
        </w:rPr>
        <w:t>GRI_Q_</w:t>
      </w:r>
      <w:r w:rsidR="00B941FD" w:rsidRPr="00D213D8">
        <w:rPr>
          <w:b/>
        </w:rPr>
        <w:t>2</w:t>
      </w:r>
      <w:r w:rsidR="00B941FD" w:rsidRPr="003B2459">
        <w:t xml:space="preserve">: Does the constitution or basic law include stipulations that appear to qualify or substantially contradict the concept of “religious freedom”? </w:t>
      </w:r>
    </w:p>
    <w:p w:rsidR="00B941FD" w:rsidRPr="003B2459" w:rsidRDefault="00B941FD" w:rsidP="00B941FD">
      <w:pPr>
        <w:ind w:left="450"/>
        <w:rPr>
          <w:bCs/>
          <w:iCs/>
        </w:rPr>
      </w:pPr>
      <w:r w:rsidRPr="003B2459">
        <w:rPr>
          <w:bCs/>
          <w:iCs/>
        </w:rPr>
        <w:t>0= No</w:t>
      </w:r>
    </w:p>
    <w:p w:rsidR="00B941FD" w:rsidRPr="003B2459" w:rsidRDefault="00B941FD" w:rsidP="00B941FD">
      <w:pPr>
        <w:ind w:left="450"/>
        <w:rPr>
          <w:bCs/>
          <w:iCs/>
        </w:rPr>
      </w:pPr>
      <w:r w:rsidRPr="003B2459">
        <w:rPr>
          <w:bCs/>
          <w:iCs/>
        </w:rPr>
        <w:t>0.33=</w:t>
      </w:r>
      <w:r w:rsidRPr="003B2459">
        <w:t xml:space="preserve"> Yes, there is a qualification</w:t>
      </w:r>
    </w:p>
    <w:p w:rsidR="00B941FD" w:rsidRPr="003B2459" w:rsidRDefault="00B941FD" w:rsidP="00B941FD">
      <w:pPr>
        <w:ind w:left="450"/>
        <w:rPr>
          <w:bCs/>
          <w:iCs/>
        </w:rPr>
      </w:pPr>
      <w:r w:rsidRPr="003B2459">
        <w:rPr>
          <w:bCs/>
          <w:iCs/>
        </w:rPr>
        <w:t>0.67=</w:t>
      </w:r>
      <w:r w:rsidRPr="003B2459">
        <w:t xml:space="preserve"> Yes, there is a substantial contradiction and only some religious practices are protected</w:t>
      </w:r>
    </w:p>
    <w:p w:rsidR="00B941FD" w:rsidRPr="003B2459" w:rsidRDefault="00B941FD" w:rsidP="00B941FD">
      <w:pPr>
        <w:ind w:left="450"/>
        <w:rPr>
          <w:i/>
        </w:rPr>
      </w:pPr>
      <w:r w:rsidRPr="003B2459">
        <w:rPr>
          <w:bCs/>
          <w:iCs/>
        </w:rPr>
        <w:t xml:space="preserve">1.00= </w:t>
      </w:r>
      <w:r w:rsidRPr="003B2459">
        <w:t>Religious freedom is not provided in the first place</w:t>
      </w:r>
    </w:p>
    <w:p w:rsidR="00B941FD" w:rsidRPr="003B2459" w:rsidRDefault="00B941FD" w:rsidP="00B941FD">
      <w:pPr>
        <w:rPr>
          <w:sz w:val="20"/>
        </w:rPr>
      </w:pPr>
    </w:p>
    <w:p w:rsidR="00B941FD" w:rsidRPr="003B2459" w:rsidRDefault="00B941FD" w:rsidP="00B941FD">
      <w:pPr>
        <w:rPr>
          <w:rFonts w:eastAsia="SimSun"/>
          <w:i/>
          <w:sz w:val="22"/>
          <w:szCs w:val="22"/>
          <w:lang w:eastAsia="zh-CN"/>
        </w:rPr>
      </w:pPr>
      <w:r w:rsidRPr="003B2459">
        <w:rPr>
          <w:i/>
          <w:sz w:val="22"/>
          <w:szCs w:val="22"/>
        </w:rPr>
        <w:t xml:space="preserve">This question builds on </w:t>
      </w:r>
      <w:r w:rsidR="00FE38E0">
        <w:rPr>
          <w:i/>
          <w:sz w:val="22"/>
          <w:szCs w:val="22"/>
        </w:rPr>
        <w:t>GRI_Q_</w:t>
      </w:r>
      <w:r>
        <w:rPr>
          <w:i/>
          <w:sz w:val="22"/>
          <w:szCs w:val="22"/>
        </w:rPr>
        <w:t>1</w:t>
      </w:r>
      <w:r w:rsidRPr="003B2459">
        <w:rPr>
          <w:i/>
          <w:sz w:val="22"/>
          <w:szCs w:val="22"/>
        </w:rPr>
        <w:t xml:space="preserve">, measuring whether the </w:t>
      </w:r>
      <w:r w:rsidR="0039194D">
        <w:rPr>
          <w:i/>
          <w:sz w:val="22"/>
          <w:szCs w:val="22"/>
        </w:rPr>
        <w:t>c</w:t>
      </w:r>
      <w:r w:rsidRPr="003B2459">
        <w:rPr>
          <w:i/>
          <w:sz w:val="22"/>
          <w:szCs w:val="22"/>
        </w:rPr>
        <w:t xml:space="preserve">onstitutional provisions are limited by other provisions. A “qualification” means that </w:t>
      </w:r>
      <w:r w:rsidRPr="003B2459">
        <w:rPr>
          <w:bCs/>
          <w:i/>
          <w:iCs/>
          <w:sz w:val="22"/>
          <w:szCs w:val="22"/>
        </w:rPr>
        <w:t xml:space="preserve">religious freedom is provided but some limit is set, such as </w:t>
      </w:r>
      <w:r w:rsidR="003E2A86">
        <w:rPr>
          <w:bCs/>
          <w:i/>
          <w:iCs/>
          <w:sz w:val="22"/>
          <w:szCs w:val="22"/>
        </w:rPr>
        <w:t xml:space="preserve">allowing for religious </w:t>
      </w:r>
      <w:r w:rsidRPr="003B2459">
        <w:rPr>
          <w:bCs/>
          <w:i/>
          <w:iCs/>
          <w:sz w:val="22"/>
          <w:szCs w:val="22"/>
        </w:rPr>
        <w:t xml:space="preserve">freedom as long as there is </w:t>
      </w:r>
      <w:r w:rsidR="0039194D">
        <w:rPr>
          <w:bCs/>
          <w:i/>
          <w:iCs/>
          <w:sz w:val="22"/>
          <w:szCs w:val="22"/>
        </w:rPr>
        <w:t>“</w:t>
      </w:r>
      <w:r w:rsidRPr="003B2459">
        <w:rPr>
          <w:bCs/>
          <w:i/>
          <w:iCs/>
          <w:sz w:val="22"/>
          <w:szCs w:val="22"/>
        </w:rPr>
        <w:t>public order</w:t>
      </w:r>
      <w:r w:rsidR="006B3308">
        <w:rPr>
          <w:bCs/>
          <w:i/>
          <w:iCs/>
          <w:sz w:val="22"/>
          <w:szCs w:val="22"/>
        </w:rPr>
        <w:t>.</w:t>
      </w:r>
      <w:r w:rsidR="0039194D">
        <w:rPr>
          <w:bCs/>
          <w:i/>
          <w:iCs/>
          <w:sz w:val="22"/>
          <w:szCs w:val="22"/>
        </w:rPr>
        <w:t>”</w:t>
      </w:r>
      <w:r w:rsidRPr="003B2459">
        <w:rPr>
          <w:bCs/>
          <w:i/>
          <w:iCs/>
          <w:sz w:val="22"/>
          <w:szCs w:val="22"/>
        </w:rPr>
        <w:t xml:space="preserve"> A “contradiction” means that religious </w:t>
      </w:r>
      <w:r w:rsidRPr="003B2459">
        <w:rPr>
          <w:bCs/>
          <w:i/>
          <w:iCs/>
          <w:sz w:val="22"/>
          <w:szCs w:val="22"/>
        </w:rPr>
        <w:lastRenderedPageBreak/>
        <w:t xml:space="preserve">freedom is provided, but </w:t>
      </w:r>
      <w:r w:rsidR="00336D34">
        <w:rPr>
          <w:bCs/>
          <w:i/>
          <w:iCs/>
          <w:sz w:val="22"/>
          <w:szCs w:val="22"/>
        </w:rPr>
        <w:t xml:space="preserve">only </w:t>
      </w:r>
      <w:r w:rsidRPr="003B2459">
        <w:rPr>
          <w:bCs/>
          <w:i/>
          <w:iCs/>
          <w:sz w:val="22"/>
          <w:szCs w:val="22"/>
        </w:rPr>
        <w:t>for some people and/or in some circumstances</w:t>
      </w:r>
      <w:r w:rsidR="003E2A86">
        <w:rPr>
          <w:bCs/>
          <w:i/>
          <w:iCs/>
          <w:sz w:val="22"/>
          <w:szCs w:val="22"/>
        </w:rPr>
        <w:t xml:space="preserve">; it also can mean that a country’s </w:t>
      </w:r>
      <w:r w:rsidR="00336D34">
        <w:rPr>
          <w:bCs/>
          <w:i/>
          <w:iCs/>
          <w:sz w:val="22"/>
          <w:szCs w:val="22"/>
        </w:rPr>
        <w:t xml:space="preserve">laws or </w:t>
      </w:r>
      <w:r w:rsidR="003E2A86">
        <w:rPr>
          <w:bCs/>
          <w:i/>
          <w:iCs/>
          <w:sz w:val="22"/>
          <w:szCs w:val="22"/>
        </w:rPr>
        <w:t xml:space="preserve">government </w:t>
      </w:r>
      <w:r w:rsidR="00336D34">
        <w:rPr>
          <w:bCs/>
          <w:i/>
          <w:iCs/>
          <w:sz w:val="22"/>
          <w:szCs w:val="22"/>
        </w:rPr>
        <w:t xml:space="preserve">actions cannot </w:t>
      </w:r>
      <w:r w:rsidRPr="003B2459">
        <w:rPr>
          <w:bCs/>
          <w:i/>
          <w:iCs/>
          <w:sz w:val="22"/>
          <w:szCs w:val="22"/>
        </w:rPr>
        <w:t xml:space="preserve">contradict the precepts of </w:t>
      </w:r>
      <w:r w:rsidR="003E2A86">
        <w:rPr>
          <w:bCs/>
          <w:i/>
          <w:iCs/>
          <w:sz w:val="22"/>
          <w:szCs w:val="22"/>
        </w:rPr>
        <w:t xml:space="preserve">a certain </w:t>
      </w:r>
      <w:r w:rsidRPr="003B2459">
        <w:rPr>
          <w:bCs/>
          <w:i/>
          <w:iCs/>
          <w:sz w:val="22"/>
          <w:szCs w:val="22"/>
        </w:rPr>
        <w:t xml:space="preserve">religion. </w:t>
      </w:r>
    </w:p>
    <w:p w:rsidR="00B941FD" w:rsidRPr="003B2459" w:rsidRDefault="00B941FD" w:rsidP="00B941FD">
      <w:pPr>
        <w:rPr>
          <w:rFonts w:eastAsia="SimSun"/>
          <w:lang w:eastAsia="zh-CN"/>
        </w:rPr>
      </w:pPr>
    </w:p>
    <w:p w:rsidR="00B941FD" w:rsidRPr="003B2459" w:rsidRDefault="00FE38E0" w:rsidP="00B941FD">
      <w:r>
        <w:rPr>
          <w:b/>
        </w:rPr>
        <w:t>GRI_Q_</w:t>
      </w:r>
      <w:r w:rsidR="00B941FD" w:rsidRPr="00D213D8">
        <w:rPr>
          <w:b/>
        </w:rPr>
        <w:t>3</w:t>
      </w:r>
      <w:r w:rsidR="00B941FD" w:rsidRPr="003B2459">
        <w:t xml:space="preserve">: Taken together, how do the constitution/basic law and other national laws and policies affect religious freedom? </w:t>
      </w:r>
    </w:p>
    <w:p w:rsidR="00B941FD" w:rsidRPr="003B2459" w:rsidRDefault="00B941FD" w:rsidP="00B941FD">
      <w:pPr>
        <w:ind w:left="450"/>
      </w:pPr>
      <w:r w:rsidRPr="003B2459">
        <w:t xml:space="preserve">0= National laws and policies provide for religious freedom, and the national government respects religious freedom in practice </w:t>
      </w:r>
    </w:p>
    <w:p w:rsidR="00B941FD" w:rsidRPr="003B2459" w:rsidRDefault="00B941FD" w:rsidP="00B941FD">
      <w:pPr>
        <w:ind w:left="450"/>
      </w:pPr>
      <w:r w:rsidRPr="003B2459">
        <w:t>0.33= National laws and policies provide for religious freedom, and the national government generally respects religious freedom in practice; but there are some instances (e.g., in certain localities) where religious freedom is not respected in practice</w:t>
      </w:r>
    </w:p>
    <w:p w:rsidR="00B941FD" w:rsidRPr="003B2459" w:rsidRDefault="00B941FD" w:rsidP="00B941FD">
      <w:pPr>
        <w:ind w:left="450"/>
      </w:pPr>
      <w:r w:rsidRPr="003B2459">
        <w:t>0.67= There are limited national legal protections for religious freedom, but the national government does not generally respect religious freedom in practice</w:t>
      </w:r>
    </w:p>
    <w:p w:rsidR="00B941FD" w:rsidRPr="003B2459" w:rsidRDefault="00B941FD" w:rsidP="00B941FD">
      <w:pPr>
        <w:ind w:left="450"/>
        <w:rPr>
          <w:i/>
        </w:rPr>
      </w:pPr>
      <w:r w:rsidRPr="003B2459">
        <w:t>1.00= National laws and policies do not provide for religious freedom and the national government does not respect religious freedom in practice</w:t>
      </w:r>
    </w:p>
    <w:p w:rsidR="00B941FD" w:rsidRPr="003B2459" w:rsidRDefault="00B941FD" w:rsidP="00B941FD">
      <w:pPr>
        <w:rPr>
          <w:i/>
          <w:sz w:val="22"/>
          <w:szCs w:val="22"/>
        </w:rPr>
      </w:pPr>
    </w:p>
    <w:p w:rsidR="00B941FD" w:rsidRPr="003B2459" w:rsidRDefault="00B941FD" w:rsidP="00B941FD">
      <w:pPr>
        <w:rPr>
          <w:i/>
          <w:sz w:val="22"/>
          <w:szCs w:val="22"/>
        </w:rPr>
      </w:pPr>
      <w:r w:rsidRPr="003B2459">
        <w:rPr>
          <w:i/>
          <w:sz w:val="22"/>
          <w:szCs w:val="22"/>
        </w:rPr>
        <w:t xml:space="preserve">This question is an overall measure of the state of religious restrictions in a country, </w:t>
      </w:r>
      <w:r w:rsidR="00D4690A">
        <w:rPr>
          <w:i/>
          <w:sz w:val="22"/>
          <w:szCs w:val="22"/>
        </w:rPr>
        <w:t>based on the information sources used in the study.</w:t>
      </w:r>
      <w:r w:rsidR="00417AF2">
        <w:rPr>
          <w:i/>
          <w:sz w:val="22"/>
          <w:szCs w:val="22"/>
        </w:rPr>
        <w:t xml:space="preserve"> </w:t>
      </w:r>
      <w:r w:rsidR="00336D34">
        <w:rPr>
          <w:i/>
          <w:sz w:val="22"/>
          <w:szCs w:val="22"/>
        </w:rPr>
        <w:t xml:space="preserve">This includes the opening statements in the State Department’s International Religious Freedom reports, which discuss the overall extent to which the country’s government protects religious freedom. It also includes the coders’ aggregate assessment of the level of religious freedom in the country. </w:t>
      </w:r>
      <w:r w:rsidRPr="003B2459">
        <w:rPr>
          <w:i/>
          <w:sz w:val="22"/>
          <w:szCs w:val="22"/>
        </w:rPr>
        <w:t xml:space="preserve"> </w:t>
      </w:r>
    </w:p>
    <w:p w:rsidR="00B941FD" w:rsidRPr="003B2459" w:rsidRDefault="00B941FD" w:rsidP="00B941FD">
      <w:pPr>
        <w:rPr>
          <w:i/>
          <w:sz w:val="22"/>
          <w:szCs w:val="22"/>
        </w:rPr>
      </w:pPr>
    </w:p>
    <w:p w:rsidR="00B941FD" w:rsidRPr="003B2459" w:rsidRDefault="00FE38E0" w:rsidP="00B941FD">
      <w:r>
        <w:rPr>
          <w:b/>
        </w:rPr>
        <w:t>GRI_Q_</w:t>
      </w:r>
      <w:r w:rsidR="00B941FD" w:rsidRPr="00D213D8">
        <w:rPr>
          <w:b/>
        </w:rPr>
        <w:t>4</w:t>
      </w:r>
      <w:r w:rsidR="00B941FD" w:rsidRPr="0012312B">
        <w:t>:</w:t>
      </w:r>
      <w:r w:rsidR="00B941FD" w:rsidRPr="003B2459">
        <w:t xml:space="preserve"> Does any level of government interfere with worship or other religious practices? </w:t>
      </w:r>
    </w:p>
    <w:p w:rsidR="00B941FD" w:rsidRPr="003B2459" w:rsidRDefault="00B941FD" w:rsidP="00B941FD">
      <w:pPr>
        <w:ind w:left="450"/>
      </w:pPr>
      <w:r w:rsidRPr="003B2459">
        <w:t>0= No</w:t>
      </w:r>
    </w:p>
    <w:p w:rsidR="00B941FD" w:rsidRPr="003B2459" w:rsidRDefault="00B941FD" w:rsidP="00B941FD">
      <w:pPr>
        <w:ind w:left="450"/>
      </w:pPr>
      <w:r w:rsidRPr="003B2459">
        <w:t>0.33= Yes, in a few cases</w:t>
      </w:r>
    </w:p>
    <w:p w:rsidR="00B941FD" w:rsidRPr="003B2459" w:rsidRDefault="00B941FD" w:rsidP="00B941FD">
      <w:pPr>
        <w:ind w:left="450"/>
      </w:pPr>
      <w:r w:rsidRPr="003B2459">
        <w:t>0.67= Yes, in many cases</w:t>
      </w:r>
    </w:p>
    <w:p w:rsidR="00B941FD" w:rsidRPr="003B2459" w:rsidRDefault="00B941FD" w:rsidP="00B941FD">
      <w:pPr>
        <w:ind w:left="450"/>
      </w:pPr>
      <w:r w:rsidRPr="003B2459">
        <w:t>1.00= Government prohibits worship or religious practices of one or more religious groups as a general policy</w:t>
      </w:r>
    </w:p>
    <w:p w:rsidR="00B941FD" w:rsidRPr="003B2459" w:rsidRDefault="00B941FD" w:rsidP="00B941FD">
      <w:pPr>
        <w:rPr>
          <w:i/>
          <w:sz w:val="20"/>
        </w:rPr>
      </w:pPr>
    </w:p>
    <w:p w:rsidR="00B941FD" w:rsidRPr="003B2459" w:rsidRDefault="00B941FD" w:rsidP="00B941FD">
      <w:pPr>
        <w:rPr>
          <w:i/>
          <w:sz w:val="22"/>
          <w:szCs w:val="22"/>
        </w:rPr>
      </w:pPr>
      <w:r w:rsidRPr="003B2459">
        <w:rPr>
          <w:i/>
          <w:sz w:val="22"/>
          <w:szCs w:val="22"/>
        </w:rPr>
        <w:t>This question measures whether</w:t>
      </w:r>
      <w:r w:rsidR="001625D7">
        <w:rPr>
          <w:i/>
          <w:sz w:val="22"/>
          <w:szCs w:val="22"/>
        </w:rPr>
        <w:t xml:space="preserve"> </w:t>
      </w:r>
      <w:r w:rsidR="00E870DA">
        <w:t xml:space="preserve">– </w:t>
      </w:r>
      <w:r w:rsidRPr="003B2459">
        <w:rPr>
          <w:i/>
          <w:sz w:val="22"/>
          <w:szCs w:val="22"/>
        </w:rPr>
        <w:t>and to what extent</w:t>
      </w:r>
      <w:r w:rsidR="00E870DA">
        <w:rPr>
          <w:i/>
          <w:sz w:val="22"/>
          <w:szCs w:val="22"/>
        </w:rPr>
        <w:t xml:space="preserve"> </w:t>
      </w:r>
      <w:r w:rsidR="00E870DA">
        <w:t xml:space="preserve">– </w:t>
      </w:r>
      <w:r w:rsidRPr="003B2459">
        <w:rPr>
          <w:i/>
          <w:sz w:val="22"/>
          <w:szCs w:val="22"/>
        </w:rPr>
        <w:t>the government interferes with religious groups’ worship</w:t>
      </w:r>
      <w:r>
        <w:rPr>
          <w:i/>
          <w:sz w:val="22"/>
          <w:szCs w:val="22"/>
        </w:rPr>
        <w:t xml:space="preserve"> or religious practices</w:t>
      </w:r>
      <w:r w:rsidRPr="003B2459">
        <w:rPr>
          <w:i/>
          <w:sz w:val="22"/>
          <w:szCs w:val="22"/>
        </w:rPr>
        <w:t>. A “few</w:t>
      </w:r>
      <w:r w:rsidR="00527177">
        <w:rPr>
          <w:i/>
          <w:sz w:val="22"/>
          <w:szCs w:val="22"/>
        </w:rPr>
        <w:t xml:space="preserve"> cases</w:t>
      </w:r>
      <w:r w:rsidRPr="003B2459">
        <w:rPr>
          <w:i/>
          <w:sz w:val="22"/>
          <w:szCs w:val="22"/>
        </w:rPr>
        <w:t>” means only one or two isolated situations, while “many</w:t>
      </w:r>
      <w:r w:rsidR="00527177">
        <w:rPr>
          <w:i/>
          <w:sz w:val="22"/>
          <w:szCs w:val="22"/>
        </w:rPr>
        <w:t xml:space="preserve"> cases</w:t>
      </w:r>
      <w:r w:rsidRPr="003B2459">
        <w:rPr>
          <w:i/>
          <w:sz w:val="22"/>
          <w:szCs w:val="22"/>
        </w:rPr>
        <w:t>” means more than two situations or one situation that affects many congregations or groups</w:t>
      </w:r>
      <w:r w:rsidR="001625D7">
        <w:rPr>
          <w:i/>
          <w:sz w:val="22"/>
          <w:szCs w:val="22"/>
        </w:rPr>
        <w:t>,</w:t>
      </w:r>
      <w:r w:rsidRPr="003B2459">
        <w:rPr>
          <w:i/>
          <w:sz w:val="22"/>
          <w:szCs w:val="22"/>
        </w:rPr>
        <w:t xml:space="preserve"> but falls short of a general government policy prohibiting the worship or religious practices of one or more religious groups.</w:t>
      </w:r>
      <w:r w:rsidR="00527177">
        <w:rPr>
          <w:i/>
          <w:sz w:val="22"/>
          <w:szCs w:val="22"/>
        </w:rPr>
        <w:t xml:space="preserve"> </w:t>
      </w:r>
      <w:r w:rsidR="00EC76DF">
        <w:rPr>
          <w:i/>
          <w:sz w:val="22"/>
          <w:szCs w:val="22"/>
        </w:rPr>
        <w:t>“Worship or religious practices” includes active worship, such as at a religious service</w:t>
      </w:r>
      <w:r w:rsidR="00527177">
        <w:rPr>
          <w:i/>
          <w:sz w:val="22"/>
          <w:szCs w:val="22"/>
        </w:rPr>
        <w:t>; it also includes private religious practices, such as prayer</w:t>
      </w:r>
      <w:r w:rsidR="00EC76DF">
        <w:rPr>
          <w:i/>
          <w:sz w:val="22"/>
          <w:szCs w:val="22"/>
        </w:rPr>
        <w:t xml:space="preserve"> or </w:t>
      </w:r>
      <w:r w:rsidR="00527177">
        <w:rPr>
          <w:i/>
          <w:sz w:val="22"/>
          <w:szCs w:val="22"/>
        </w:rPr>
        <w:t xml:space="preserve">other </w:t>
      </w:r>
      <w:r w:rsidR="00EC76DF">
        <w:rPr>
          <w:i/>
          <w:sz w:val="22"/>
          <w:szCs w:val="22"/>
        </w:rPr>
        <w:t xml:space="preserve">daily activities that are governed by religious beliefs. </w:t>
      </w:r>
    </w:p>
    <w:p w:rsidR="00B941FD" w:rsidRPr="003B2459" w:rsidRDefault="00B941FD" w:rsidP="00B941FD"/>
    <w:p w:rsidR="00B941FD" w:rsidRPr="003B2459" w:rsidRDefault="00FE38E0" w:rsidP="00B941FD">
      <w:r>
        <w:rPr>
          <w:b/>
        </w:rPr>
        <w:t>GRI_Q_</w:t>
      </w:r>
      <w:r w:rsidR="00B941FD" w:rsidRPr="00D213D8">
        <w:rPr>
          <w:b/>
        </w:rPr>
        <w:t>5</w:t>
      </w:r>
      <w:r w:rsidR="00B941FD" w:rsidRPr="0012312B">
        <w:t xml:space="preserve">: </w:t>
      </w:r>
      <w:r w:rsidR="00B941FD" w:rsidRPr="003B2459">
        <w:t xml:space="preserve">Is public preaching by religious groups limited by any level of government? </w:t>
      </w:r>
    </w:p>
    <w:p w:rsidR="00B941FD" w:rsidRPr="003B2459" w:rsidRDefault="00B941FD" w:rsidP="00B941FD">
      <w:pPr>
        <w:ind w:left="450"/>
      </w:pPr>
      <w:r w:rsidRPr="003B2459">
        <w:t xml:space="preserve">0= No </w:t>
      </w:r>
    </w:p>
    <w:p w:rsidR="00B941FD" w:rsidRPr="003B2459" w:rsidRDefault="00B941FD" w:rsidP="00B941FD">
      <w:pPr>
        <w:ind w:left="450"/>
      </w:pPr>
      <w:r w:rsidRPr="003B2459">
        <w:lastRenderedPageBreak/>
        <w:t>0.50= Yes, for some religious groups</w:t>
      </w:r>
    </w:p>
    <w:p w:rsidR="00B941FD" w:rsidRPr="003B2459" w:rsidRDefault="00B941FD" w:rsidP="00B941FD">
      <w:pPr>
        <w:ind w:left="450"/>
        <w:rPr>
          <w:i/>
        </w:rPr>
      </w:pPr>
      <w:r w:rsidRPr="003B2459">
        <w:t>1.00= Yes, for all religious groups</w:t>
      </w:r>
    </w:p>
    <w:p w:rsidR="00B941FD" w:rsidRPr="003B2459" w:rsidRDefault="00B941FD" w:rsidP="00B941FD">
      <w:pPr>
        <w:rPr>
          <w:i/>
          <w:sz w:val="20"/>
        </w:rPr>
      </w:pPr>
    </w:p>
    <w:p w:rsidR="00B941FD" w:rsidRPr="003B2459" w:rsidRDefault="00AD297F" w:rsidP="00B941FD">
      <w:pPr>
        <w:rPr>
          <w:i/>
          <w:sz w:val="22"/>
          <w:szCs w:val="22"/>
        </w:rPr>
      </w:pPr>
      <w:r>
        <w:rPr>
          <w:i/>
          <w:sz w:val="22"/>
          <w:szCs w:val="22"/>
        </w:rPr>
        <w:t xml:space="preserve">This question includes restrictions on outdoor prayer meetings and other forms of preaching that do not occur inside a church, synagogue, mosque or temple. </w:t>
      </w:r>
      <w:r w:rsidR="00CB6F14">
        <w:rPr>
          <w:i/>
          <w:sz w:val="22"/>
          <w:szCs w:val="22"/>
        </w:rPr>
        <w:t xml:space="preserve">Public preaching must involve activities in a public setting, </w:t>
      </w:r>
      <w:r w:rsidR="00527177">
        <w:rPr>
          <w:i/>
          <w:sz w:val="22"/>
          <w:szCs w:val="22"/>
        </w:rPr>
        <w:t xml:space="preserve">such as </w:t>
      </w:r>
      <w:r w:rsidR="00CB6F14">
        <w:rPr>
          <w:i/>
          <w:sz w:val="22"/>
          <w:szCs w:val="22"/>
        </w:rPr>
        <w:t>houses of worship</w:t>
      </w:r>
      <w:r w:rsidR="00527177">
        <w:rPr>
          <w:i/>
          <w:sz w:val="22"/>
          <w:szCs w:val="22"/>
        </w:rPr>
        <w:t xml:space="preserve"> or other settings where </w:t>
      </w:r>
      <w:r w:rsidR="00CB6F14">
        <w:rPr>
          <w:i/>
          <w:sz w:val="22"/>
          <w:szCs w:val="22"/>
        </w:rPr>
        <w:t xml:space="preserve">the preacher interacts with the public. It does not include </w:t>
      </w:r>
      <w:r w:rsidR="008054F0">
        <w:rPr>
          <w:i/>
          <w:sz w:val="22"/>
          <w:szCs w:val="22"/>
        </w:rPr>
        <w:t xml:space="preserve">worship that </w:t>
      </w:r>
      <w:r w:rsidR="00302F27">
        <w:rPr>
          <w:i/>
          <w:sz w:val="22"/>
          <w:szCs w:val="22"/>
        </w:rPr>
        <w:t>is</w:t>
      </w:r>
      <w:r w:rsidR="00063DF2">
        <w:rPr>
          <w:i/>
          <w:sz w:val="22"/>
          <w:szCs w:val="22"/>
        </w:rPr>
        <w:t xml:space="preserve"> private in nature, such as prayer</w:t>
      </w:r>
      <w:r w:rsidR="00302F27">
        <w:rPr>
          <w:i/>
          <w:sz w:val="22"/>
          <w:szCs w:val="22"/>
        </w:rPr>
        <w:t xml:space="preserve"> in a residence</w:t>
      </w:r>
      <w:r w:rsidR="008054F0">
        <w:rPr>
          <w:i/>
          <w:sz w:val="22"/>
          <w:szCs w:val="22"/>
        </w:rPr>
        <w:t>.</w:t>
      </w:r>
    </w:p>
    <w:p w:rsidR="00B941FD" w:rsidRPr="003B2459" w:rsidRDefault="00B941FD" w:rsidP="00B941FD"/>
    <w:p w:rsidR="00B941FD" w:rsidRPr="003B2459" w:rsidRDefault="00FE38E0" w:rsidP="00B941FD">
      <w:r>
        <w:rPr>
          <w:b/>
        </w:rPr>
        <w:t>GRI_Q_</w:t>
      </w:r>
      <w:r w:rsidR="00B941FD" w:rsidRPr="00D213D8">
        <w:rPr>
          <w:b/>
        </w:rPr>
        <w:t>6</w:t>
      </w:r>
      <w:r w:rsidR="00B941FD" w:rsidRPr="003B2459">
        <w:t>: Is proselytizing limited by any level of government?</w:t>
      </w:r>
    </w:p>
    <w:p w:rsidR="00B941FD" w:rsidRPr="003B2459" w:rsidRDefault="00B941FD" w:rsidP="00B941FD">
      <w:pPr>
        <w:ind w:left="450"/>
      </w:pPr>
      <w:r w:rsidRPr="003B2459">
        <w:t xml:space="preserve">0= No </w:t>
      </w:r>
    </w:p>
    <w:p w:rsidR="00B941FD" w:rsidRPr="003B2459" w:rsidRDefault="00B941FD" w:rsidP="00B941FD">
      <w:pPr>
        <w:ind w:left="450"/>
      </w:pPr>
      <w:r w:rsidRPr="003B2459">
        <w:t>0.50= Yes, for some religious groups</w:t>
      </w:r>
    </w:p>
    <w:p w:rsidR="00B941FD" w:rsidRPr="003B2459" w:rsidRDefault="00B941FD" w:rsidP="00B941FD">
      <w:pPr>
        <w:ind w:left="450"/>
      </w:pPr>
      <w:r w:rsidRPr="003B2459">
        <w:t>1.00= Yes, for all religious groups</w:t>
      </w:r>
    </w:p>
    <w:p w:rsidR="00B941FD" w:rsidRPr="003B2459" w:rsidRDefault="00B941FD" w:rsidP="00B941FD">
      <w:pPr>
        <w:rPr>
          <w:i/>
          <w:sz w:val="20"/>
        </w:rPr>
      </w:pPr>
    </w:p>
    <w:p w:rsidR="00B941FD" w:rsidRPr="003B2459" w:rsidRDefault="00AD297F" w:rsidP="00B941FD">
      <w:pPr>
        <w:rPr>
          <w:i/>
          <w:sz w:val="20"/>
        </w:rPr>
      </w:pPr>
      <w:r>
        <w:rPr>
          <w:i/>
          <w:sz w:val="22"/>
          <w:szCs w:val="22"/>
        </w:rPr>
        <w:t xml:space="preserve">This question includes restrictions on </w:t>
      </w:r>
      <w:r w:rsidR="00B941FD" w:rsidRPr="003B2459">
        <w:rPr>
          <w:i/>
          <w:sz w:val="22"/>
          <w:szCs w:val="22"/>
        </w:rPr>
        <w:t>effort</w:t>
      </w:r>
      <w:r>
        <w:rPr>
          <w:i/>
          <w:sz w:val="22"/>
          <w:szCs w:val="22"/>
        </w:rPr>
        <w:t>s</w:t>
      </w:r>
      <w:r w:rsidR="00B941FD" w:rsidRPr="003B2459">
        <w:rPr>
          <w:i/>
          <w:sz w:val="22"/>
          <w:szCs w:val="22"/>
        </w:rPr>
        <w:t xml:space="preserve"> by religious groups or individuals to persuade others to join their faith.</w:t>
      </w:r>
      <w:r w:rsidR="00AC4D14">
        <w:rPr>
          <w:i/>
          <w:sz w:val="22"/>
          <w:szCs w:val="22"/>
        </w:rPr>
        <w:t xml:space="preserve"> </w:t>
      </w:r>
      <w:r>
        <w:rPr>
          <w:i/>
          <w:sz w:val="22"/>
          <w:szCs w:val="22"/>
        </w:rPr>
        <w:t xml:space="preserve">Examples </w:t>
      </w:r>
      <w:r w:rsidR="00AC4D14">
        <w:rPr>
          <w:i/>
          <w:sz w:val="22"/>
          <w:szCs w:val="22"/>
        </w:rPr>
        <w:t xml:space="preserve">include </w:t>
      </w:r>
      <w:r w:rsidR="00F975CD">
        <w:rPr>
          <w:i/>
          <w:sz w:val="22"/>
          <w:szCs w:val="22"/>
        </w:rPr>
        <w:t xml:space="preserve">outright </w:t>
      </w:r>
      <w:r w:rsidR="00997998">
        <w:rPr>
          <w:i/>
          <w:sz w:val="22"/>
          <w:szCs w:val="22"/>
        </w:rPr>
        <w:t>bans on proselytizing by some or all groups, as well as incidents in which security forces or other government officials attempted to stop an individual or group from proselytizing.</w:t>
      </w:r>
      <w:r w:rsidR="00AC4D14">
        <w:rPr>
          <w:i/>
          <w:sz w:val="22"/>
          <w:szCs w:val="22"/>
        </w:rPr>
        <w:t xml:space="preserve"> </w:t>
      </w:r>
      <w:r w:rsidR="00B941FD" w:rsidRPr="003B2459">
        <w:rPr>
          <w:i/>
          <w:sz w:val="22"/>
          <w:szCs w:val="22"/>
        </w:rPr>
        <w:t xml:space="preserve"> </w:t>
      </w:r>
    </w:p>
    <w:p w:rsidR="00B941FD" w:rsidRPr="003B2459" w:rsidRDefault="00B941FD" w:rsidP="00B941FD">
      <w:pPr>
        <w:rPr>
          <w:b/>
        </w:rPr>
      </w:pPr>
    </w:p>
    <w:p w:rsidR="00B941FD" w:rsidRPr="003B2459" w:rsidRDefault="00FE38E0" w:rsidP="00B941FD">
      <w:r>
        <w:rPr>
          <w:b/>
        </w:rPr>
        <w:t>GRI_Q_</w:t>
      </w:r>
      <w:r w:rsidR="00B941FD" w:rsidRPr="00D213D8">
        <w:rPr>
          <w:b/>
        </w:rPr>
        <w:t>7</w:t>
      </w:r>
      <w:r w:rsidR="00B941FD" w:rsidRPr="003B2459">
        <w:t xml:space="preserve">: Is converting from one religion to another limited by any level of government? </w:t>
      </w:r>
    </w:p>
    <w:p w:rsidR="00B941FD" w:rsidRPr="003B2459" w:rsidRDefault="00B941FD" w:rsidP="00B941FD">
      <w:pPr>
        <w:ind w:left="450"/>
      </w:pPr>
      <w:r w:rsidRPr="003B2459">
        <w:t xml:space="preserve">0= No </w:t>
      </w:r>
    </w:p>
    <w:p w:rsidR="00B941FD" w:rsidRDefault="00B941FD" w:rsidP="00B941FD">
      <w:pPr>
        <w:ind w:left="450"/>
      </w:pPr>
      <w:r>
        <w:t>1.00=</w:t>
      </w:r>
      <w:r w:rsidRPr="003B2459">
        <w:t xml:space="preserve"> Yes</w:t>
      </w:r>
    </w:p>
    <w:p w:rsidR="00997998" w:rsidRDefault="00997998" w:rsidP="004C016D"/>
    <w:p w:rsidR="00997998" w:rsidRPr="0042428A" w:rsidRDefault="00997998" w:rsidP="004C016D">
      <w:pPr>
        <w:rPr>
          <w:i/>
          <w:sz w:val="22"/>
          <w:szCs w:val="22"/>
        </w:rPr>
      </w:pPr>
      <w:r w:rsidRPr="0042428A">
        <w:rPr>
          <w:i/>
          <w:sz w:val="22"/>
          <w:szCs w:val="22"/>
        </w:rPr>
        <w:t xml:space="preserve">This </w:t>
      </w:r>
      <w:r w:rsidR="00AD297F" w:rsidRPr="0042428A">
        <w:rPr>
          <w:i/>
          <w:sz w:val="22"/>
          <w:szCs w:val="22"/>
        </w:rPr>
        <w:t xml:space="preserve">question </w:t>
      </w:r>
      <w:r w:rsidRPr="0042428A">
        <w:rPr>
          <w:i/>
          <w:sz w:val="22"/>
          <w:szCs w:val="22"/>
        </w:rPr>
        <w:t xml:space="preserve">includes outright </w:t>
      </w:r>
      <w:r w:rsidR="00F975CD" w:rsidRPr="0042428A">
        <w:rPr>
          <w:i/>
          <w:sz w:val="22"/>
          <w:szCs w:val="22"/>
        </w:rPr>
        <w:t xml:space="preserve">bans </w:t>
      </w:r>
      <w:r w:rsidRPr="0042428A">
        <w:rPr>
          <w:i/>
          <w:sz w:val="22"/>
          <w:szCs w:val="22"/>
        </w:rPr>
        <w:t>on conversion, as well as government policies that effectively limit conversion, such as restrictions on changing one’</w:t>
      </w:r>
      <w:r w:rsidR="0095776F" w:rsidRPr="0042428A">
        <w:rPr>
          <w:i/>
          <w:sz w:val="22"/>
          <w:szCs w:val="22"/>
        </w:rPr>
        <w:t>s</w:t>
      </w:r>
      <w:r w:rsidRPr="0042428A">
        <w:rPr>
          <w:i/>
          <w:sz w:val="22"/>
          <w:szCs w:val="22"/>
        </w:rPr>
        <w:t xml:space="preserve"> religion on official identify cards. </w:t>
      </w:r>
    </w:p>
    <w:p w:rsidR="00B941FD" w:rsidRPr="003B2459" w:rsidRDefault="00B941FD" w:rsidP="00B941FD">
      <w:pPr>
        <w:ind w:left="450"/>
        <w:rPr>
          <w:sz w:val="20"/>
        </w:rPr>
      </w:pPr>
    </w:p>
    <w:p w:rsidR="00B941FD" w:rsidRPr="003B2459" w:rsidRDefault="00FE38E0" w:rsidP="00B941FD">
      <w:r>
        <w:rPr>
          <w:b/>
          <w:lang w:val="nl-NL"/>
        </w:rPr>
        <w:t>GRI_Q_</w:t>
      </w:r>
      <w:r w:rsidR="00B941FD" w:rsidRPr="00D213D8">
        <w:rPr>
          <w:b/>
          <w:lang w:val="nl-NL"/>
        </w:rPr>
        <w:t>8</w:t>
      </w:r>
      <w:r w:rsidR="00B941FD" w:rsidRPr="003B2459">
        <w:rPr>
          <w:lang w:val="nl-NL"/>
        </w:rPr>
        <w:t xml:space="preserve">: </w:t>
      </w:r>
      <w:r w:rsidR="00B941FD" w:rsidRPr="003B2459">
        <w:t xml:space="preserve">Is religious literature or broadcasting limited by any level of government? </w:t>
      </w:r>
    </w:p>
    <w:p w:rsidR="00B941FD" w:rsidRPr="003B2459" w:rsidRDefault="00B941FD" w:rsidP="00B941FD">
      <w:pPr>
        <w:ind w:left="450"/>
      </w:pPr>
      <w:r w:rsidRPr="003B2459">
        <w:t xml:space="preserve">0= No </w:t>
      </w:r>
    </w:p>
    <w:p w:rsidR="00B941FD" w:rsidRPr="003B2459" w:rsidRDefault="00B941FD" w:rsidP="00B941FD">
      <w:pPr>
        <w:ind w:left="450"/>
      </w:pPr>
      <w:r w:rsidRPr="003B2459">
        <w:t xml:space="preserve">1.00= Yes </w:t>
      </w:r>
    </w:p>
    <w:p w:rsidR="00B941FD" w:rsidRPr="003B2459" w:rsidRDefault="00B941FD" w:rsidP="00B941FD">
      <w:pPr>
        <w:rPr>
          <w:i/>
          <w:sz w:val="20"/>
        </w:rPr>
      </w:pPr>
    </w:p>
    <w:p w:rsidR="00B941FD" w:rsidRPr="003B2459" w:rsidRDefault="00B941FD" w:rsidP="00B941FD">
      <w:pPr>
        <w:rPr>
          <w:i/>
          <w:sz w:val="22"/>
          <w:szCs w:val="22"/>
        </w:rPr>
      </w:pPr>
      <w:r w:rsidRPr="003B2459">
        <w:rPr>
          <w:i/>
          <w:sz w:val="22"/>
          <w:szCs w:val="22"/>
        </w:rPr>
        <w:t xml:space="preserve">This </w:t>
      </w:r>
      <w:r w:rsidR="0042428A">
        <w:rPr>
          <w:i/>
          <w:sz w:val="22"/>
          <w:szCs w:val="22"/>
        </w:rPr>
        <w:t xml:space="preserve">question </w:t>
      </w:r>
      <w:r w:rsidRPr="003B2459">
        <w:rPr>
          <w:i/>
          <w:sz w:val="22"/>
          <w:szCs w:val="22"/>
        </w:rPr>
        <w:t>includes limits on internet</w:t>
      </w:r>
      <w:r w:rsidR="00F975CD">
        <w:rPr>
          <w:i/>
          <w:sz w:val="22"/>
          <w:szCs w:val="22"/>
        </w:rPr>
        <w:t xml:space="preserve"> use</w:t>
      </w:r>
      <w:r>
        <w:rPr>
          <w:i/>
          <w:sz w:val="22"/>
          <w:szCs w:val="22"/>
        </w:rPr>
        <w:t>.</w:t>
      </w:r>
      <w:r w:rsidR="00AD297F">
        <w:rPr>
          <w:i/>
          <w:sz w:val="22"/>
          <w:szCs w:val="22"/>
        </w:rPr>
        <w:t xml:space="preserve"> </w:t>
      </w:r>
      <w:r w:rsidR="00E870DA">
        <w:rPr>
          <w:i/>
          <w:sz w:val="22"/>
          <w:szCs w:val="22"/>
        </w:rPr>
        <w:t>I</w:t>
      </w:r>
      <w:r w:rsidR="00AD297F">
        <w:rPr>
          <w:i/>
          <w:sz w:val="22"/>
          <w:szCs w:val="22"/>
        </w:rPr>
        <w:t xml:space="preserve">t </w:t>
      </w:r>
      <w:r w:rsidR="00E870DA">
        <w:rPr>
          <w:i/>
          <w:sz w:val="22"/>
          <w:szCs w:val="22"/>
        </w:rPr>
        <w:t xml:space="preserve">also </w:t>
      </w:r>
      <w:r w:rsidR="00AD297F">
        <w:rPr>
          <w:i/>
          <w:sz w:val="22"/>
          <w:szCs w:val="22"/>
        </w:rPr>
        <w:t>includes extensive restrictions on literature</w:t>
      </w:r>
      <w:r w:rsidR="00F975CD">
        <w:rPr>
          <w:i/>
          <w:sz w:val="22"/>
          <w:szCs w:val="22"/>
        </w:rPr>
        <w:t>,</w:t>
      </w:r>
      <w:r w:rsidR="00AD297F">
        <w:rPr>
          <w:i/>
          <w:sz w:val="22"/>
          <w:szCs w:val="22"/>
        </w:rPr>
        <w:t xml:space="preserve"> broadcasting </w:t>
      </w:r>
      <w:r w:rsidR="00F975CD">
        <w:rPr>
          <w:i/>
          <w:sz w:val="22"/>
          <w:szCs w:val="22"/>
        </w:rPr>
        <w:t xml:space="preserve">or internet use </w:t>
      </w:r>
      <w:r w:rsidR="00AD297F">
        <w:rPr>
          <w:i/>
          <w:sz w:val="22"/>
          <w:szCs w:val="22"/>
        </w:rPr>
        <w:t>that</w:t>
      </w:r>
      <w:r w:rsidR="0095776F">
        <w:rPr>
          <w:i/>
          <w:sz w:val="22"/>
          <w:szCs w:val="22"/>
        </w:rPr>
        <w:t xml:space="preserve"> </w:t>
      </w:r>
      <w:r w:rsidR="00AD297F">
        <w:rPr>
          <w:i/>
          <w:sz w:val="22"/>
          <w:szCs w:val="22"/>
        </w:rPr>
        <w:t xml:space="preserve">do not exempt religious groups. </w:t>
      </w:r>
    </w:p>
    <w:p w:rsidR="00B941FD" w:rsidRPr="003B2459" w:rsidRDefault="00B941FD" w:rsidP="00B941FD">
      <w:pPr>
        <w:rPr>
          <w:b/>
        </w:rPr>
      </w:pPr>
    </w:p>
    <w:p w:rsidR="00B941FD" w:rsidRPr="003B2459" w:rsidRDefault="00FE38E0" w:rsidP="00B941FD">
      <w:r>
        <w:rPr>
          <w:b/>
        </w:rPr>
        <w:t>GRI_Q_</w:t>
      </w:r>
      <w:r w:rsidR="00B941FD" w:rsidRPr="00D213D8">
        <w:rPr>
          <w:b/>
        </w:rPr>
        <w:t>9</w:t>
      </w:r>
      <w:r w:rsidR="00B941FD" w:rsidRPr="003B2459">
        <w:t>: Are foreign missionaries allowed to operate?</w:t>
      </w:r>
    </w:p>
    <w:p w:rsidR="00B941FD" w:rsidRPr="003B2459" w:rsidRDefault="00B941FD" w:rsidP="00B941FD">
      <w:pPr>
        <w:ind w:left="450"/>
      </w:pPr>
      <w:r w:rsidRPr="003B2459">
        <w:t>0= Yes</w:t>
      </w:r>
    </w:p>
    <w:p w:rsidR="00B941FD" w:rsidRPr="003B2459" w:rsidRDefault="00B941FD" w:rsidP="00B941FD">
      <w:pPr>
        <w:ind w:left="450"/>
      </w:pPr>
      <w:r w:rsidRPr="003B2459">
        <w:t>0.50= Yes, but with restrictions</w:t>
      </w:r>
    </w:p>
    <w:p w:rsidR="00B941FD" w:rsidRPr="003B2459" w:rsidRDefault="00B941FD" w:rsidP="00B941FD">
      <w:pPr>
        <w:ind w:left="450"/>
      </w:pPr>
      <w:r w:rsidRPr="003B2459">
        <w:t>1.00= No</w:t>
      </w:r>
    </w:p>
    <w:p w:rsidR="00B941FD" w:rsidRPr="003B2459" w:rsidRDefault="00B941FD" w:rsidP="00B941FD">
      <w:pPr>
        <w:rPr>
          <w:sz w:val="20"/>
        </w:rPr>
      </w:pPr>
    </w:p>
    <w:p w:rsidR="00B941FD" w:rsidRPr="003B2459" w:rsidRDefault="00997998" w:rsidP="00B941FD">
      <w:pPr>
        <w:rPr>
          <w:i/>
          <w:sz w:val="22"/>
          <w:szCs w:val="22"/>
        </w:rPr>
      </w:pPr>
      <w:r>
        <w:rPr>
          <w:i/>
          <w:sz w:val="22"/>
          <w:szCs w:val="22"/>
        </w:rPr>
        <w:t xml:space="preserve">Foreign missionaries are </w:t>
      </w:r>
      <w:r w:rsidR="00B941FD" w:rsidRPr="003B2459">
        <w:rPr>
          <w:i/>
          <w:sz w:val="22"/>
          <w:szCs w:val="22"/>
        </w:rPr>
        <w:t xml:space="preserve">representatives of religious groups engaged in proselytizing or development work. Restrictions include </w:t>
      </w:r>
      <w:r>
        <w:rPr>
          <w:i/>
          <w:sz w:val="22"/>
          <w:szCs w:val="22"/>
        </w:rPr>
        <w:t>limits on missionaries</w:t>
      </w:r>
      <w:r w:rsidR="00F975CD">
        <w:rPr>
          <w:i/>
          <w:sz w:val="22"/>
          <w:szCs w:val="22"/>
        </w:rPr>
        <w:t>’ activities</w:t>
      </w:r>
      <w:r w:rsidR="00665A16">
        <w:rPr>
          <w:i/>
          <w:sz w:val="22"/>
          <w:szCs w:val="22"/>
        </w:rPr>
        <w:t>,</w:t>
      </w:r>
      <w:r>
        <w:rPr>
          <w:i/>
          <w:sz w:val="22"/>
          <w:szCs w:val="22"/>
        </w:rPr>
        <w:t xml:space="preserve"> as well as </w:t>
      </w:r>
      <w:r w:rsidR="00F975CD">
        <w:rPr>
          <w:i/>
          <w:sz w:val="22"/>
          <w:szCs w:val="22"/>
        </w:rPr>
        <w:t xml:space="preserve">things that affect their ability to </w:t>
      </w:r>
      <w:r w:rsidR="00B941FD" w:rsidRPr="003B2459">
        <w:rPr>
          <w:i/>
          <w:sz w:val="22"/>
          <w:szCs w:val="22"/>
        </w:rPr>
        <w:t xml:space="preserve">enter </w:t>
      </w:r>
      <w:r w:rsidR="00F975CD">
        <w:rPr>
          <w:i/>
          <w:sz w:val="22"/>
          <w:szCs w:val="22"/>
        </w:rPr>
        <w:t xml:space="preserve">a </w:t>
      </w:r>
      <w:r w:rsidR="00B941FD" w:rsidRPr="003B2459">
        <w:rPr>
          <w:i/>
          <w:sz w:val="22"/>
          <w:szCs w:val="22"/>
        </w:rPr>
        <w:lastRenderedPageBreak/>
        <w:t xml:space="preserve">country, e.g., visa quotas. If </w:t>
      </w:r>
      <w:r w:rsidR="00B941FD">
        <w:rPr>
          <w:i/>
          <w:sz w:val="22"/>
          <w:szCs w:val="22"/>
        </w:rPr>
        <w:t xml:space="preserve">sources indicate </w:t>
      </w:r>
      <w:r w:rsidR="00B941FD" w:rsidRPr="003B2459">
        <w:rPr>
          <w:i/>
          <w:sz w:val="22"/>
          <w:szCs w:val="22"/>
        </w:rPr>
        <w:t xml:space="preserve">missionaries can work in a country </w:t>
      </w:r>
      <w:r w:rsidR="00E870DA">
        <w:rPr>
          <w:i/>
          <w:sz w:val="22"/>
          <w:szCs w:val="22"/>
        </w:rPr>
        <w:t xml:space="preserve">only </w:t>
      </w:r>
      <w:r w:rsidR="00B941FD" w:rsidRPr="003B2459">
        <w:rPr>
          <w:i/>
          <w:sz w:val="22"/>
          <w:szCs w:val="22"/>
        </w:rPr>
        <w:t xml:space="preserve">in an unofficial capacity, this implies they are not allowed to </w:t>
      </w:r>
      <w:r w:rsidR="00F975CD">
        <w:rPr>
          <w:i/>
          <w:sz w:val="22"/>
          <w:szCs w:val="22"/>
        </w:rPr>
        <w:t xml:space="preserve">freely </w:t>
      </w:r>
      <w:r w:rsidR="00B941FD" w:rsidRPr="003B2459">
        <w:rPr>
          <w:i/>
          <w:sz w:val="22"/>
          <w:szCs w:val="22"/>
        </w:rPr>
        <w:t xml:space="preserve">work in the country. </w:t>
      </w:r>
    </w:p>
    <w:p w:rsidR="00B941FD" w:rsidRPr="003B2459" w:rsidRDefault="00B941FD" w:rsidP="00B941FD">
      <w:pPr>
        <w:rPr>
          <w:sz w:val="20"/>
        </w:rPr>
      </w:pPr>
    </w:p>
    <w:p w:rsidR="00B941FD" w:rsidRPr="003B2459" w:rsidRDefault="00FE38E0" w:rsidP="00B941FD">
      <w:r>
        <w:rPr>
          <w:b/>
        </w:rPr>
        <w:t>GRI_Q_</w:t>
      </w:r>
      <w:r w:rsidR="00B941FD" w:rsidRPr="00D213D8">
        <w:rPr>
          <w:b/>
        </w:rPr>
        <w:t>10</w:t>
      </w:r>
      <w:r w:rsidR="00B941FD" w:rsidRPr="003B2459">
        <w:t>: Is the wearing of religious symbols</w:t>
      </w:r>
      <w:r w:rsidR="00E870DA">
        <w:t xml:space="preserve">, </w:t>
      </w:r>
      <w:r w:rsidR="00B941FD" w:rsidRPr="003B2459">
        <w:t xml:space="preserve">such as </w:t>
      </w:r>
      <w:r w:rsidR="00E870DA">
        <w:t xml:space="preserve">head </w:t>
      </w:r>
      <w:r w:rsidR="00B941FD" w:rsidRPr="003B2459">
        <w:t xml:space="preserve">coverings for women </w:t>
      </w:r>
      <w:r w:rsidR="00E870DA">
        <w:t xml:space="preserve">and </w:t>
      </w:r>
      <w:r w:rsidR="00B941FD" w:rsidRPr="003B2459">
        <w:t xml:space="preserve">facial hair for men, regulated by law or by any level of government? </w:t>
      </w:r>
    </w:p>
    <w:p w:rsidR="00B941FD" w:rsidRPr="003B2459" w:rsidRDefault="00B941FD" w:rsidP="00B941FD">
      <w:pPr>
        <w:ind w:left="450"/>
      </w:pPr>
      <w:r w:rsidRPr="003B2459">
        <w:t>0= No</w:t>
      </w:r>
    </w:p>
    <w:p w:rsidR="00B941FD" w:rsidRPr="003B2459" w:rsidRDefault="00B941FD" w:rsidP="00B941FD">
      <w:pPr>
        <w:ind w:left="450"/>
      </w:pPr>
      <w:r w:rsidRPr="003B2459">
        <w:t>1</w:t>
      </w:r>
      <w:r>
        <w:t>.00</w:t>
      </w:r>
      <w:r w:rsidRPr="003B2459">
        <w:t>= Yes</w:t>
      </w:r>
    </w:p>
    <w:p w:rsidR="00B941FD" w:rsidRPr="003B2459" w:rsidRDefault="00B941FD" w:rsidP="00B941FD"/>
    <w:p w:rsidR="00B941FD" w:rsidRPr="003B2459" w:rsidRDefault="00B941FD" w:rsidP="00B941FD">
      <w:pPr>
        <w:rPr>
          <w:i/>
          <w:sz w:val="22"/>
        </w:rPr>
      </w:pPr>
      <w:r w:rsidRPr="003B2459">
        <w:rPr>
          <w:i/>
          <w:sz w:val="22"/>
        </w:rPr>
        <w:t>This question measures restrictions on the wearing of religious symbols, including head coverings, beards, hair styles, jewelry and clothing. “Any level of government” includes public schools.</w:t>
      </w:r>
    </w:p>
    <w:p w:rsidR="00B941FD" w:rsidRPr="003B2459" w:rsidRDefault="00B941FD" w:rsidP="00B941FD">
      <w:pPr>
        <w:ind w:left="720"/>
        <w:contextualSpacing/>
        <w:rPr>
          <w:sz w:val="20"/>
        </w:rPr>
      </w:pPr>
    </w:p>
    <w:p w:rsidR="00B941FD" w:rsidRPr="003B2459" w:rsidRDefault="00FE38E0" w:rsidP="00B941FD">
      <w:r>
        <w:rPr>
          <w:b/>
        </w:rPr>
        <w:t>GRI_Q_</w:t>
      </w:r>
      <w:r w:rsidR="00B941FD" w:rsidRPr="00D213D8">
        <w:rPr>
          <w:b/>
        </w:rPr>
        <w:t>11</w:t>
      </w:r>
      <w:r w:rsidR="00B941FD" w:rsidRPr="003B2459">
        <w:t xml:space="preserve">: Was there harassment or intimidation of religious groups by any level of government? </w:t>
      </w:r>
    </w:p>
    <w:p w:rsidR="00B941FD" w:rsidRPr="003B2459" w:rsidRDefault="00B941FD" w:rsidP="00B941FD">
      <w:pPr>
        <w:ind w:left="450"/>
        <w:rPr>
          <w:spacing w:val="-4"/>
        </w:rPr>
      </w:pPr>
      <w:r w:rsidRPr="003B2459">
        <w:rPr>
          <w:spacing w:val="-4"/>
        </w:rPr>
        <w:t>0= No</w:t>
      </w:r>
    </w:p>
    <w:p w:rsidR="00B941FD" w:rsidRPr="003B2459" w:rsidRDefault="00B941FD" w:rsidP="00B941FD">
      <w:pPr>
        <w:ind w:left="450"/>
        <w:rPr>
          <w:spacing w:val="-4"/>
        </w:rPr>
      </w:pPr>
      <w:r w:rsidRPr="003B2459">
        <w:rPr>
          <w:spacing w:val="-4"/>
        </w:rPr>
        <w:t>0.50=</w:t>
      </w:r>
      <w:r w:rsidRPr="003B2459">
        <w:t xml:space="preserve"> Yes, there was limited intimidation</w:t>
      </w:r>
    </w:p>
    <w:p w:rsidR="00B941FD" w:rsidRPr="003B2459" w:rsidRDefault="00B941FD" w:rsidP="00B941FD">
      <w:pPr>
        <w:ind w:left="450"/>
        <w:rPr>
          <w:i/>
        </w:rPr>
      </w:pPr>
      <w:r w:rsidRPr="003B2459">
        <w:t>1.00= Yes, there was widespread intimidation</w:t>
      </w:r>
    </w:p>
    <w:p w:rsidR="00B941FD" w:rsidRPr="003B2459" w:rsidRDefault="00B941FD" w:rsidP="00B941FD">
      <w:pPr>
        <w:rPr>
          <w:bCs/>
          <w:iCs/>
          <w:sz w:val="20"/>
        </w:rPr>
      </w:pPr>
    </w:p>
    <w:p w:rsidR="00B941FD" w:rsidRPr="003B2459" w:rsidRDefault="00117223" w:rsidP="00B941FD">
      <w:pPr>
        <w:rPr>
          <w:sz w:val="22"/>
          <w:szCs w:val="22"/>
        </w:rPr>
      </w:pPr>
      <w:r>
        <w:rPr>
          <w:bCs/>
          <w:i/>
          <w:iCs/>
          <w:sz w:val="22"/>
          <w:szCs w:val="22"/>
        </w:rPr>
        <w:t xml:space="preserve">This question </w:t>
      </w:r>
      <w:r w:rsidR="00A66676">
        <w:rPr>
          <w:bCs/>
          <w:i/>
          <w:iCs/>
          <w:sz w:val="22"/>
          <w:szCs w:val="22"/>
        </w:rPr>
        <w:t xml:space="preserve">includes </w:t>
      </w:r>
      <w:r w:rsidRPr="00A66676">
        <w:rPr>
          <w:bCs/>
          <w:i/>
          <w:iCs/>
          <w:sz w:val="22"/>
          <w:szCs w:val="22"/>
        </w:rPr>
        <w:t>seven components that</w:t>
      </w:r>
      <w:r>
        <w:rPr>
          <w:bCs/>
          <w:i/>
          <w:iCs/>
          <w:sz w:val="22"/>
          <w:szCs w:val="22"/>
        </w:rPr>
        <w:t xml:space="preserve"> look at the harassment of specific religious groups. </w:t>
      </w:r>
    </w:p>
    <w:p w:rsidR="00B941FD" w:rsidRPr="003B2459" w:rsidRDefault="00B941FD" w:rsidP="00B941FD">
      <w:r w:rsidRPr="003B2459">
        <w:rPr>
          <w:vanish/>
        </w:rPr>
        <w:cr/>
        <w:t>frican traditional religions, Chinese folk religions, Native American religions and Australian aboriginal religions)ists/Hindus</w:t>
      </w:r>
    </w:p>
    <w:p w:rsidR="00F86992" w:rsidRPr="003B2459" w:rsidRDefault="00FE38E0" w:rsidP="00F86992">
      <w:r>
        <w:rPr>
          <w:b/>
        </w:rPr>
        <w:t>GRI_Q_</w:t>
      </w:r>
      <w:r w:rsidR="00F86992" w:rsidRPr="00D213D8">
        <w:rPr>
          <w:b/>
        </w:rPr>
        <w:t>11</w:t>
      </w:r>
      <w:r w:rsidR="00FF1155">
        <w:rPr>
          <w:b/>
        </w:rPr>
        <w:t>_</w:t>
      </w:r>
      <w:r w:rsidR="00F86992">
        <w:rPr>
          <w:b/>
        </w:rPr>
        <w:t>Christianity</w:t>
      </w:r>
      <w:r w:rsidR="00F86992" w:rsidRPr="003B2459">
        <w:t xml:space="preserve">: Was there harassment or intimidation of </w:t>
      </w:r>
      <w:r w:rsidR="00F86992">
        <w:t>Christians</w:t>
      </w:r>
      <w:r w:rsidR="00F86992" w:rsidRPr="003B2459">
        <w:t xml:space="preserve"> by any level of government? </w:t>
      </w:r>
    </w:p>
    <w:p w:rsidR="00F86992" w:rsidRPr="003B2459" w:rsidRDefault="00F86992" w:rsidP="00F86992">
      <w:pPr>
        <w:ind w:left="450"/>
        <w:rPr>
          <w:spacing w:val="-4"/>
        </w:rPr>
      </w:pPr>
      <w:r w:rsidRPr="003B2459">
        <w:rPr>
          <w:spacing w:val="-4"/>
        </w:rPr>
        <w:t>0= No</w:t>
      </w:r>
    </w:p>
    <w:p w:rsidR="00F86992" w:rsidRDefault="00F86992" w:rsidP="00F86992">
      <w:pPr>
        <w:ind w:left="450"/>
      </w:pPr>
      <w:r w:rsidRPr="003B2459">
        <w:t xml:space="preserve">1.00= </w:t>
      </w:r>
      <w:r w:rsidR="00D26799">
        <w:t>Yes</w:t>
      </w:r>
    </w:p>
    <w:p w:rsidR="00F86992" w:rsidRPr="003B2459" w:rsidRDefault="00F86992" w:rsidP="00F86992">
      <w:pPr>
        <w:ind w:left="450"/>
        <w:rPr>
          <w:i/>
        </w:rPr>
      </w:pPr>
    </w:p>
    <w:p w:rsidR="00F86992" w:rsidRPr="003B2459" w:rsidRDefault="00FE38E0" w:rsidP="00F86992">
      <w:r>
        <w:rPr>
          <w:b/>
        </w:rPr>
        <w:t>GRI_Q_</w:t>
      </w:r>
      <w:r w:rsidR="00F86992" w:rsidRPr="00D213D8">
        <w:rPr>
          <w:b/>
        </w:rPr>
        <w:t>11</w:t>
      </w:r>
      <w:r w:rsidR="00FF1155">
        <w:rPr>
          <w:b/>
        </w:rPr>
        <w:t>_</w:t>
      </w:r>
      <w:r w:rsidR="00F86992">
        <w:rPr>
          <w:b/>
        </w:rPr>
        <w:t>Islam</w:t>
      </w:r>
      <w:r w:rsidR="00F86992" w:rsidRPr="003B2459">
        <w:t xml:space="preserve">: Was there harassment or intimidation of </w:t>
      </w:r>
      <w:r w:rsidR="00F86992">
        <w:t>Muslims</w:t>
      </w:r>
      <w:r w:rsidR="00F86992" w:rsidRPr="003B2459">
        <w:t xml:space="preserve"> by any level of government? </w:t>
      </w:r>
    </w:p>
    <w:p w:rsidR="00F86992" w:rsidRPr="003B2459" w:rsidRDefault="00F86992" w:rsidP="00F86992">
      <w:pPr>
        <w:ind w:left="450"/>
        <w:rPr>
          <w:spacing w:val="-4"/>
        </w:rPr>
      </w:pPr>
      <w:r w:rsidRPr="003B2459">
        <w:rPr>
          <w:spacing w:val="-4"/>
        </w:rPr>
        <w:t>0= No</w:t>
      </w:r>
    </w:p>
    <w:p w:rsidR="00F86992" w:rsidRDefault="00F86992" w:rsidP="00F86992">
      <w:pPr>
        <w:ind w:left="450"/>
      </w:pPr>
      <w:r w:rsidRPr="003B2459">
        <w:t xml:space="preserve">1.00= </w:t>
      </w:r>
      <w:r w:rsidR="00D26799">
        <w:t>Yes</w:t>
      </w:r>
    </w:p>
    <w:p w:rsidR="00F86992" w:rsidRDefault="00F86992" w:rsidP="00F86992">
      <w:pPr>
        <w:ind w:left="450"/>
      </w:pPr>
    </w:p>
    <w:p w:rsidR="00F86992" w:rsidRPr="003B2459" w:rsidRDefault="00FE38E0" w:rsidP="00F86992">
      <w:r>
        <w:rPr>
          <w:b/>
        </w:rPr>
        <w:t>GRI_Q_</w:t>
      </w:r>
      <w:r w:rsidR="00F86992" w:rsidRPr="00D213D8">
        <w:rPr>
          <w:b/>
        </w:rPr>
        <w:t>11</w:t>
      </w:r>
      <w:r w:rsidR="00FF1155">
        <w:rPr>
          <w:b/>
        </w:rPr>
        <w:t>_</w:t>
      </w:r>
      <w:r w:rsidR="00F86992">
        <w:rPr>
          <w:b/>
        </w:rPr>
        <w:t>Buddhism</w:t>
      </w:r>
      <w:r w:rsidR="00F86992" w:rsidRPr="003B2459">
        <w:t xml:space="preserve">: Was there harassment or intimidation of </w:t>
      </w:r>
      <w:r w:rsidR="00F86992">
        <w:t>Buddhists</w:t>
      </w:r>
      <w:r w:rsidR="00F86992" w:rsidRPr="003B2459">
        <w:t xml:space="preserve"> by any level of government? </w:t>
      </w:r>
    </w:p>
    <w:p w:rsidR="00F86992" w:rsidRPr="003B2459" w:rsidRDefault="00F86992" w:rsidP="00F86992">
      <w:pPr>
        <w:ind w:left="450"/>
        <w:rPr>
          <w:spacing w:val="-4"/>
        </w:rPr>
      </w:pPr>
      <w:r w:rsidRPr="003B2459">
        <w:rPr>
          <w:spacing w:val="-4"/>
        </w:rPr>
        <w:t>0= No</w:t>
      </w:r>
    </w:p>
    <w:p w:rsidR="00F86992" w:rsidRDefault="00F86992" w:rsidP="00F86992">
      <w:pPr>
        <w:ind w:left="450"/>
      </w:pPr>
      <w:r w:rsidRPr="003B2459">
        <w:t xml:space="preserve">1.00= </w:t>
      </w:r>
      <w:r w:rsidR="00D26799">
        <w:t>Yes</w:t>
      </w:r>
    </w:p>
    <w:p w:rsidR="00F86992" w:rsidRDefault="00F86992" w:rsidP="00F86992">
      <w:pPr>
        <w:ind w:left="450"/>
      </w:pPr>
    </w:p>
    <w:p w:rsidR="00F86992" w:rsidRPr="003B2459" w:rsidRDefault="00FE38E0" w:rsidP="00F86992">
      <w:r>
        <w:rPr>
          <w:b/>
        </w:rPr>
        <w:t>GRI_Q_</w:t>
      </w:r>
      <w:r w:rsidR="00F86992" w:rsidRPr="00D213D8">
        <w:rPr>
          <w:b/>
        </w:rPr>
        <w:t>11</w:t>
      </w:r>
      <w:r w:rsidR="00FF1155">
        <w:rPr>
          <w:b/>
        </w:rPr>
        <w:t>_</w:t>
      </w:r>
      <w:r w:rsidR="00D73A9E">
        <w:rPr>
          <w:b/>
        </w:rPr>
        <w:t>Hinduism</w:t>
      </w:r>
      <w:r w:rsidR="00F86992" w:rsidRPr="003B2459">
        <w:t xml:space="preserve">: Was there harassment or intimidation of </w:t>
      </w:r>
      <w:r w:rsidR="00D73A9E">
        <w:t>Hindus</w:t>
      </w:r>
      <w:r w:rsidR="00F86992" w:rsidRPr="003B2459">
        <w:t xml:space="preserve"> by any level of government? </w:t>
      </w:r>
    </w:p>
    <w:p w:rsidR="00F86992" w:rsidRPr="003B2459" w:rsidRDefault="00F86992" w:rsidP="00F86992">
      <w:pPr>
        <w:ind w:left="450"/>
        <w:rPr>
          <w:spacing w:val="-4"/>
        </w:rPr>
      </w:pPr>
      <w:r w:rsidRPr="003B2459">
        <w:rPr>
          <w:spacing w:val="-4"/>
        </w:rPr>
        <w:t>0= No</w:t>
      </w:r>
    </w:p>
    <w:p w:rsidR="00F86992" w:rsidRDefault="00F86992" w:rsidP="00F86992">
      <w:pPr>
        <w:ind w:left="450"/>
      </w:pPr>
      <w:r w:rsidRPr="003B2459">
        <w:t xml:space="preserve">1.00= </w:t>
      </w:r>
      <w:r w:rsidR="00D26799">
        <w:t>Yes</w:t>
      </w:r>
    </w:p>
    <w:p w:rsidR="00D73A9E" w:rsidRDefault="00D73A9E" w:rsidP="00F86992">
      <w:pPr>
        <w:ind w:left="450"/>
      </w:pPr>
    </w:p>
    <w:p w:rsidR="00D73A9E" w:rsidRPr="003B2459" w:rsidRDefault="00FE38E0" w:rsidP="00D73A9E">
      <w:r>
        <w:rPr>
          <w:b/>
        </w:rPr>
        <w:t>GRI_Q_</w:t>
      </w:r>
      <w:r w:rsidR="00D73A9E" w:rsidRPr="00D213D8">
        <w:rPr>
          <w:b/>
        </w:rPr>
        <w:t>11</w:t>
      </w:r>
      <w:r w:rsidR="00FF1155">
        <w:rPr>
          <w:b/>
        </w:rPr>
        <w:t>_</w:t>
      </w:r>
      <w:r w:rsidR="00D73A9E">
        <w:rPr>
          <w:b/>
        </w:rPr>
        <w:t>Judaism</w:t>
      </w:r>
      <w:r w:rsidR="00D73A9E" w:rsidRPr="003B2459">
        <w:t xml:space="preserve">: Was there harassment or intimidation of </w:t>
      </w:r>
      <w:r w:rsidR="00D73A9E">
        <w:t>Jews</w:t>
      </w:r>
      <w:r w:rsidR="00D73A9E" w:rsidRPr="003B2459">
        <w:t xml:space="preserve"> by any level of government? </w:t>
      </w:r>
    </w:p>
    <w:p w:rsidR="00D73A9E" w:rsidRPr="003B2459" w:rsidRDefault="00D73A9E" w:rsidP="00D73A9E">
      <w:pPr>
        <w:ind w:left="450"/>
        <w:rPr>
          <w:spacing w:val="-4"/>
        </w:rPr>
      </w:pPr>
      <w:r w:rsidRPr="003B2459">
        <w:rPr>
          <w:spacing w:val="-4"/>
        </w:rPr>
        <w:lastRenderedPageBreak/>
        <w:t>0= No</w:t>
      </w:r>
    </w:p>
    <w:p w:rsidR="00D73A9E" w:rsidRDefault="00D73A9E" w:rsidP="00D73A9E">
      <w:pPr>
        <w:ind w:left="450"/>
      </w:pPr>
      <w:r w:rsidRPr="003B2459">
        <w:t xml:space="preserve">1.00= </w:t>
      </w:r>
      <w:r w:rsidR="00D26799">
        <w:t>Yes</w:t>
      </w:r>
    </w:p>
    <w:p w:rsidR="00D26799" w:rsidRPr="00D73A9E" w:rsidRDefault="00D26799" w:rsidP="00D73A9E">
      <w:pPr>
        <w:ind w:left="450"/>
      </w:pPr>
    </w:p>
    <w:p w:rsidR="00D73A9E" w:rsidRPr="00B7003C" w:rsidRDefault="00FE38E0" w:rsidP="00D73A9E">
      <w:r>
        <w:rPr>
          <w:b/>
        </w:rPr>
        <w:t>GRI_Q_</w:t>
      </w:r>
      <w:r w:rsidR="00D73A9E" w:rsidRPr="00B7003C">
        <w:rPr>
          <w:b/>
        </w:rPr>
        <w:t>11</w:t>
      </w:r>
      <w:r w:rsidR="00FF1155">
        <w:rPr>
          <w:b/>
        </w:rPr>
        <w:t>_</w:t>
      </w:r>
      <w:r w:rsidR="00D73A9E" w:rsidRPr="00B7003C">
        <w:rPr>
          <w:b/>
        </w:rPr>
        <w:t>Folk</w:t>
      </w:r>
      <w:r w:rsidR="00AA041A">
        <w:rPr>
          <w:b/>
        </w:rPr>
        <w:t xml:space="preserve"> </w:t>
      </w:r>
      <w:r w:rsidR="00D73A9E" w:rsidRPr="00B7003C">
        <w:rPr>
          <w:b/>
        </w:rPr>
        <w:t>Religion</w:t>
      </w:r>
      <w:r w:rsidR="00AA041A">
        <w:rPr>
          <w:b/>
        </w:rPr>
        <w:t>s</w:t>
      </w:r>
      <w:r w:rsidR="00D73A9E" w:rsidRPr="00B7003C">
        <w:t xml:space="preserve">: Was there harassment or intimidation of adherents of folk religions by any level of government? </w:t>
      </w:r>
    </w:p>
    <w:p w:rsidR="00D73A9E" w:rsidRPr="00E72840" w:rsidRDefault="00D73A9E" w:rsidP="00D73A9E">
      <w:pPr>
        <w:ind w:left="450"/>
        <w:rPr>
          <w:spacing w:val="-4"/>
        </w:rPr>
      </w:pPr>
      <w:r w:rsidRPr="00E72840">
        <w:rPr>
          <w:spacing w:val="-4"/>
        </w:rPr>
        <w:t>0= No</w:t>
      </w:r>
    </w:p>
    <w:p w:rsidR="00D73A9E" w:rsidRPr="00D26799" w:rsidRDefault="00D73A9E" w:rsidP="00D73A9E">
      <w:pPr>
        <w:ind w:left="450"/>
      </w:pPr>
      <w:r w:rsidRPr="00E72840">
        <w:t xml:space="preserve">1.00= </w:t>
      </w:r>
      <w:r w:rsidR="00D26799">
        <w:t>Yes</w:t>
      </w:r>
    </w:p>
    <w:p w:rsidR="00D73A9E" w:rsidRPr="00B7003C" w:rsidRDefault="00D73A9E" w:rsidP="00D73A9E">
      <w:pPr>
        <w:ind w:left="450"/>
      </w:pPr>
    </w:p>
    <w:p w:rsidR="00D73A9E" w:rsidRPr="00D73A9E" w:rsidRDefault="00FE38E0" w:rsidP="00D73A9E">
      <w:r>
        <w:rPr>
          <w:b/>
        </w:rPr>
        <w:t>GRI_Q_</w:t>
      </w:r>
      <w:r w:rsidR="00D73A9E" w:rsidRPr="00B7003C">
        <w:rPr>
          <w:b/>
        </w:rPr>
        <w:t>11</w:t>
      </w:r>
      <w:r w:rsidR="00FF1155">
        <w:rPr>
          <w:b/>
        </w:rPr>
        <w:t>_</w:t>
      </w:r>
      <w:r w:rsidR="00D73A9E" w:rsidRPr="00B7003C">
        <w:rPr>
          <w:b/>
        </w:rPr>
        <w:t>Other</w:t>
      </w:r>
      <w:r w:rsidR="00AA041A">
        <w:rPr>
          <w:b/>
        </w:rPr>
        <w:t xml:space="preserve"> Religions</w:t>
      </w:r>
      <w:r w:rsidR="00D73A9E" w:rsidRPr="00B7003C">
        <w:t xml:space="preserve">: Was there harassment or intimidation of adherents of other religions </w:t>
      </w:r>
      <w:r w:rsidR="00D73A9E" w:rsidRPr="00A66676">
        <w:t>(the Baha’i faith, Falun Gong, Jainism, Rastafarianism, Scientology, Shintoism, Sikhism, Taoism, Tenrikyo, Wicca and many other religions)</w:t>
      </w:r>
      <w:r w:rsidR="00D73A9E" w:rsidRPr="00D73A9E">
        <w:t xml:space="preserve"> by any level of government? </w:t>
      </w:r>
    </w:p>
    <w:p w:rsidR="00D73A9E" w:rsidRPr="00B7003C" w:rsidRDefault="00D73A9E" w:rsidP="00D73A9E">
      <w:pPr>
        <w:ind w:left="450"/>
        <w:rPr>
          <w:spacing w:val="-4"/>
        </w:rPr>
      </w:pPr>
      <w:r w:rsidRPr="00B7003C">
        <w:rPr>
          <w:spacing w:val="-4"/>
        </w:rPr>
        <w:t>0= No</w:t>
      </w:r>
    </w:p>
    <w:p w:rsidR="00D73A9E" w:rsidRPr="00D26799" w:rsidRDefault="00D73A9E" w:rsidP="00D73A9E">
      <w:pPr>
        <w:ind w:left="450"/>
      </w:pPr>
      <w:r w:rsidRPr="00B86E6E">
        <w:t xml:space="preserve">1.00= </w:t>
      </w:r>
      <w:r w:rsidR="00D26799">
        <w:t>Yes</w:t>
      </w:r>
    </w:p>
    <w:p w:rsidR="00F86992" w:rsidRDefault="00F86992" w:rsidP="00F86992">
      <w:pPr>
        <w:rPr>
          <w:bCs/>
          <w:i/>
          <w:iCs/>
          <w:sz w:val="22"/>
          <w:szCs w:val="22"/>
        </w:rPr>
      </w:pPr>
    </w:p>
    <w:p w:rsidR="00F86992" w:rsidRPr="003B2459" w:rsidRDefault="00F86992" w:rsidP="00F86992">
      <w:pPr>
        <w:rPr>
          <w:sz w:val="22"/>
          <w:szCs w:val="22"/>
        </w:rPr>
      </w:pPr>
      <w:r w:rsidRPr="003B2459">
        <w:rPr>
          <w:bCs/>
          <w:i/>
          <w:iCs/>
          <w:sz w:val="22"/>
          <w:szCs w:val="22"/>
        </w:rPr>
        <w:t>Harassment or intimidation refers to a</w:t>
      </w:r>
      <w:r w:rsidRPr="003B2459">
        <w:rPr>
          <w:i/>
          <w:sz w:val="22"/>
          <w:szCs w:val="22"/>
        </w:rPr>
        <w:t xml:space="preserve"> government offense against a religious group or </w:t>
      </w:r>
      <w:r w:rsidR="00A66676">
        <w:rPr>
          <w:i/>
          <w:sz w:val="22"/>
          <w:szCs w:val="22"/>
        </w:rPr>
        <w:t xml:space="preserve">individual </w:t>
      </w:r>
      <w:r w:rsidRPr="003B2459">
        <w:rPr>
          <w:i/>
          <w:sz w:val="22"/>
          <w:szCs w:val="22"/>
        </w:rPr>
        <w:t>due to his/her religious identity, including physical coercion or singl</w:t>
      </w:r>
      <w:r>
        <w:rPr>
          <w:i/>
          <w:sz w:val="22"/>
          <w:szCs w:val="22"/>
        </w:rPr>
        <w:t xml:space="preserve">ing someone </w:t>
      </w:r>
      <w:r w:rsidRPr="003B2459">
        <w:rPr>
          <w:i/>
          <w:sz w:val="22"/>
          <w:szCs w:val="22"/>
        </w:rPr>
        <w:t xml:space="preserve">out with the intent of making </w:t>
      </w:r>
      <w:r>
        <w:rPr>
          <w:i/>
          <w:sz w:val="22"/>
          <w:szCs w:val="22"/>
        </w:rPr>
        <w:t xml:space="preserve">his/her </w:t>
      </w:r>
      <w:r w:rsidRPr="003B2459">
        <w:rPr>
          <w:i/>
          <w:sz w:val="22"/>
          <w:szCs w:val="22"/>
        </w:rPr>
        <w:t xml:space="preserve">life or religious practice more difficult. </w:t>
      </w:r>
      <w:r w:rsidR="00A66676">
        <w:rPr>
          <w:i/>
          <w:sz w:val="22"/>
          <w:szCs w:val="22"/>
        </w:rPr>
        <w:t xml:space="preserve">Harassment/intimidation also includes </w:t>
      </w:r>
      <w:r w:rsidRPr="003B2459">
        <w:rPr>
          <w:i/>
          <w:sz w:val="22"/>
          <w:szCs w:val="22"/>
        </w:rPr>
        <w:t xml:space="preserve">negative </w:t>
      </w:r>
      <w:r w:rsidR="0042428A" w:rsidRPr="003B2459">
        <w:rPr>
          <w:i/>
          <w:sz w:val="22"/>
          <w:szCs w:val="22"/>
        </w:rPr>
        <w:t>public comments</w:t>
      </w:r>
      <w:r w:rsidRPr="003B2459">
        <w:rPr>
          <w:i/>
          <w:sz w:val="22"/>
          <w:szCs w:val="22"/>
        </w:rPr>
        <w:t xml:space="preserve"> or characterizations about religious </w:t>
      </w:r>
      <w:r w:rsidR="0042428A" w:rsidRPr="003B2459">
        <w:rPr>
          <w:i/>
          <w:sz w:val="22"/>
          <w:szCs w:val="22"/>
        </w:rPr>
        <w:t>groups</w:t>
      </w:r>
      <w:r w:rsidR="0042428A">
        <w:rPr>
          <w:i/>
          <w:sz w:val="22"/>
          <w:szCs w:val="22"/>
        </w:rPr>
        <w:t xml:space="preserve"> by</w:t>
      </w:r>
      <w:r>
        <w:rPr>
          <w:i/>
          <w:sz w:val="22"/>
          <w:szCs w:val="22"/>
        </w:rPr>
        <w:t xml:space="preserve"> </w:t>
      </w:r>
      <w:r w:rsidR="00857340">
        <w:rPr>
          <w:i/>
          <w:sz w:val="22"/>
          <w:szCs w:val="22"/>
        </w:rPr>
        <w:t xml:space="preserve">government officials, </w:t>
      </w:r>
      <w:r>
        <w:rPr>
          <w:i/>
          <w:sz w:val="22"/>
          <w:szCs w:val="22"/>
        </w:rPr>
        <w:t xml:space="preserve">legislators </w:t>
      </w:r>
      <w:r w:rsidR="00857340">
        <w:rPr>
          <w:i/>
          <w:sz w:val="22"/>
          <w:szCs w:val="22"/>
        </w:rPr>
        <w:t xml:space="preserve">or </w:t>
      </w:r>
      <w:r>
        <w:rPr>
          <w:i/>
          <w:sz w:val="22"/>
          <w:szCs w:val="22"/>
        </w:rPr>
        <w:t>members of the ruling political party</w:t>
      </w:r>
      <w:r w:rsidR="00857340">
        <w:rPr>
          <w:i/>
          <w:sz w:val="22"/>
          <w:szCs w:val="22"/>
        </w:rPr>
        <w:t xml:space="preserve">. Questions about the harassment of specific religious groups are </w:t>
      </w:r>
      <w:r w:rsidR="00D73A9E">
        <w:rPr>
          <w:i/>
          <w:sz w:val="22"/>
          <w:szCs w:val="22"/>
        </w:rPr>
        <w:t xml:space="preserve">presented as dichotomous </w:t>
      </w:r>
      <w:r w:rsidR="00857340">
        <w:rPr>
          <w:i/>
          <w:sz w:val="22"/>
          <w:szCs w:val="22"/>
        </w:rPr>
        <w:t xml:space="preserve">(yes/no) </w:t>
      </w:r>
      <w:r w:rsidR="00D73A9E">
        <w:rPr>
          <w:i/>
          <w:sz w:val="22"/>
          <w:szCs w:val="22"/>
        </w:rPr>
        <w:t xml:space="preserve">variables </w:t>
      </w:r>
      <w:r w:rsidR="00857340">
        <w:rPr>
          <w:i/>
          <w:sz w:val="22"/>
          <w:szCs w:val="22"/>
        </w:rPr>
        <w:t xml:space="preserve">in the dataset because it is often </w:t>
      </w:r>
      <w:r w:rsidR="00D73A9E">
        <w:rPr>
          <w:i/>
          <w:sz w:val="22"/>
          <w:szCs w:val="22"/>
        </w:rPr>
        <w:t>difficult</w:t>
      </w:r>
      <w:r w:rsidR="00857340">
        <w:rPr>
          <w:i/>
          <w:sz w:val="22"/>
          <w:szCs w:val="22"/>
        </w:rPr>
        <w:t xml:space="preserve"> to determine </w:t>
      </w:r>
      <w:r w:rsidR="00D73A9E">
        <w:rPr>
          <w:i/>
          <w:sz w:val="22"/>
          <w:szCs w:val="22"/>
        </w:rPr>
        <w:t xml:space="preserve">the extent of harassment of discrete religious groups.  </w:t>
      </w:r>
      <w:r>
        <w:rPr>
          <w:i/>
          <w:sz w:val="22"/>
          <w:szCs w:val="22"/>
        </w:rPr>
        <w:t xml:space="preserve"> </w:t>
      </w:r>
    </w:p>
    <w:p w:rsidR="00F86992" w:rsidRDefault="00F86992" w:rsidP="00B941FD">
      <w:pPr>
        <w:rPr>
          <w:b/>
        </w:rPr>
      </w:pPr>
    </w:p>
    <w:p w:rsidR="00B941FD" w:rsidRPr="003B2459" w:rsidRDefault="00FE38E0" w:rsidP="00B941FD">
      <w:r>
        <w:rPr>
          <w:b/>
        </w:rPr>
        <w:t>GRI_Q_</w:t>
      </w:r>
      <w:r w:rsidR="00B941FD" w:rsidRPr="00D213D8">
        <w:rPr>
          <w:b/>
        </w:rPr>
        <w:t>12</w:t>
      </w:r>
      <w:r w:rsidR="00B941FD" w:rsidRPr="003B2459">
        <w:t xml:space="preserve">: Did the national government display hostility involving physical violence toward minority or </w:t>
      </w:r>
      <w:proofErr w:type="spellStart"/>
      <w:r w:rsidR="00B941FD" w:rsidRPr="003B2459">
        <w:t>nonapproved</w:t>
      </w:r>
      <w:proofErr w:type="spellEnd"/>
      <w:r w:rsidR="00B941FD" w:rsidRPr="003B2459">
        <w:t xml:space="preserve"> religious groups? </w:t>
      </w: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 w:rsidR="00B941FD" w:rsidRPr="003B2459" w:rsidRDefault="00B941FD" w:rsidP="00B941FD">
      <w:pPr>
        <w:rPr>
          <w:i/>
          <w:sz w:val="22"/>
        </w:rPr>
      </w:pPr>
      <w:r w:rsidRPr="003B2459">
        <w:rPr>
          <w:i/>
          <w:sz w:val="22"/>
        </w:rPr>
        <w:t>This question measures government acts or policies that result in violence against religious groups by government actors</w:t>
      </w:r>
      <w:r w:rsidR="00A20620">
        <w:rPr>
          <w:i/>
          <w:sz w:val="22"/>
        </w:rPr>
        <w:t xml:space="preserve"> or are intended to result in violence</w:t>
      </w:r>
      <w:r w:rsidRPr="003B2459">
        <w:rPr>
          <w:i/>
          <w:sz w:val="22"/>
        </w:rPr>
        <w:t xml:space="preserve">. </w:t>
      </w:r>
      <w:r w:rsidR="00871B8B">
        <w:rPr>
          <w:i/>
          <w:sz w:val="22"/>
        </w:rPr>
        <w:t xml:space="preserve">Arrests that do not involve physical abuse </w:t>
      </w:r>
      <w:r w:rsidR="006B3308">
        <w:rPr>
          <w:i/>
          <w:sz w:val="22"/>
        </w:rPr>
        <w:t xml:space="preserve">still </w:t>
      </w:r>
      <w:r w:rsidR="00665A16">
        <w:rPr>
          <w:i/>
          <w:sz w:val="22"/>
        </w:rPr>
        <w:t xml:space="preserve">are </w:t>
      </w:r>
      <w:r w:rsidR="00871B8B">
        <w:rPr>
          <w:i/>
          <w:sz w:val="22"/>
        </w:rPr>
        <w:t xml:space="preserve">counted as physical violence. </w:t>
      </w:r>
      <w:r w:rsidR="004C016D">
        <w:rPr>
          <w:i/>
          <w:sz w:val="22"/>
        </w:rPr>
        <w:t>The question</w:t>
      </w:r>
      <w:r w:rsidRPr="003B2459">
        <w:rPr>
          <w:i/>
          <w:sz w:val="22"/>
        </w:rPr>
        <w:t xml:space="preserve"> specifically focuses on minority religious groups or religious groups that are no</w:t>
      </w:r>
      <w:r w:rsidR="004C016D">
        <w:rPr>
          <w:i/>
          <w:sz w:val="22"/>
        </w:rPr>
        <w:t xml:space="preserve">t </w:t>
      </w:r>
      <w:r w:rsidRPr="003B2459">
        <w:rPr>
          <w:i/>
          <w:sz w:val="22"/>
        </w:rPr>
        <w:t xml:space="preserve">approved by the government. </w:t>
      </w:r>
    </w:p>
    <w:p w:rsidR="00B941FD" w:rsidRPr="003B2459" w:rsidRDefault="00B941FD" w:rsidP="00B941FD">
      <w:pPr>
        <w:rPr>
          <w:sz w:val="22"/>
        </w:rPr>
      </w:pPr>
    </w:p>
    <w:p w:rsidR="00B941FD" w:rsidRPr="003B2459" w:rsidRDefault="00FE38E0" w:rsidP="00B941FD">
      <w:r>
        <w:rPr>
          <w:b/>
          <w:lang w:val="nl-NL"/>
        </w:rPr>
        <w:t>GRI_Q_</w:t>
      </w:r>
      <w:r w:rsidR="00B941FD" w:rsidRPr="00D213D8">
        <w:rPr>
          <w:b/>
          <w:lang w:val="nl-NL"/>
        </w:rPr>
        <w:t>13</w:t>
      </w:r>
      <w:r w:rsidR="00B941FD" w:rsidRPr="003B2459">
        <w:rPr>
          <w:lang w:val="nl-NL"/>
        </w:rPr>
        <w:t xml:space="preserve">: </w:t>
      </w:r>
      <w:r w:rsidR="00B941FD" w:rsidRPr="003B2459">
        <w:t xml:space="preserve">Were there instances when the national government did not intervene in cases of discrimination or abuses against religious groups? </w:t>
      </w:r>
    </w:p>
    <w:p w:rsidR="00B941FD" w:rsidRPr="003B2459" w:rsidRDefault="00B941FD" w:rsidP="00B941FD">
      <w:pPr>
        <w:ind w:left="450"/>
      </w:pPr>
      <w:r w:rsidRPr="003B2459">
        <w:t>0= No</w:t>
      </w:r>
    </w:p>
    <w:p w:rsidR="00B941FD" w:rsidRDefault="00B941FD" w:rsidP="00B941FD">
      <w:pPr>
        <w:ind w:left="450"/>
      </w:pPr>
      <w:r w:rsidRPr="003B2459">
        <w:t>1= Yes</w:t>
      </w:r>
    </w:p>
    <w:p w:rsidR="0095776F" w:rsidRPr="003B2459" w:rsidRDefault="0095776F" w:rsidP="00B941FD">
      <w:pPr>
        <w:ind w:left="450"/>
      </w:pPr>
    </w:p>
    <w:p w:rsidR="00B941FD" w:rsidRPr="003B2459" w:rsidRDefault="00B941FD" w:rsidP="00B941FD">
      <w:pPr>
        <w:rPr>
          <w:i/>
          <w:sz w:val="22"/>
        </w:rPr>
      </w:pPr>
      <w:r w:rsidRPr="003B2459">
        <w:rPr>
          <w:i/>
          <w:sz w:val="22"/>
        </w:rPr>
        <w:lastRenderedPageBreak/>
        <w:t>This question measures inaction by governments in the face of social hostilities</w:t>
      </w:r>
      <w:r w:rsidR="00857340">
        <w:rPr>
          <w:i/>
          <w:sz w:val="22"/>
        </w:rPr>
        <w:t xml:space="preserve"> directed at religious groups or individuals</w:t>
      </w:r>
      <w:r w:rsidRPr="003B2459">
        <w:rPr>
          <w:i/>
          <w:sz w:val="22"/>
        </w:rPr>
        <w:t>. Countries are coded as “</w:t>
      </w:r>
      <w:r w:rsidR="00665A16">
        <w:rPr>
          <w:i/>
          <w:sz w:val="22"/>
        </w:rPr>
        <w:t>y</w:t>
      </w:r>
      <w:r w:rsidR="00665A16" w:rsidRPr="003B2459">
        <w:rPr>
          <w:i/>
          <w:sz w:val="22"/>
        </w:rPr>
        <w:t>es</w:t>
      </w:r>
      <w:r w:rsidRPr="003B2459">
        <w:rPr>
          <w:i/>
          <w:sz w:val="22"/>
        </w:rPr>
        <w:t xml:space="preserve">” only if </w:t>
      </w:r>
      <w:r>
        <w:rPr>
          <w:i/>
          <w:sz w:val="22"/>
        </w:rPr>
        <w:t>sources indicate</w:t>
      </w:r>
      <w:r w:rsidRPr="003B2459">
        <w:rPr>
          <w:i/>
          <w:sz w:val="22"/>
        </w:rPr>
        <w:t xml:space="preserve"> the government could have acted but did not</w:t>
      </w:r>
      <w:r w:rsidR="00857340">
        <w:rPr>
          <w:i/>
          <w:sz w:val="22"/>
        </w:rPr>
        <w:t>.</w:t>
      </w:r>
      <w:r w:rsidR="000B7182">
        <w:rPr>
          <w:i/>
          <w:sz w:val="22"/>
        </w:rPr>
        <w:t xml:space="preserve"> This includes reported instances of security forces witnessing social abuses without intervening to protect the victims and instances of abuse being reported to government officials who refused to take action</w:t>
      </w:r>
      <w:r w:rsidRPr="003B2459">
        <w:rPr>
          <w:i/>
          <w:sz w:val="22"/>
        </w:rPr>
        <w:t>.</w:t>
      </w:r>
    </w:p>
    <w:p w:rsidR="00B941FD" w:rsidRPr="003B2459" w:rsidRDefault="00B941FD" w:rsidP="00B941FD">
      <w:pPr>
        <w:rPr>
          <w:sz w:val="20"/>
        </w:rPr>
      </w:pPr>
    </w:p>
    <w:p w:rsidR="00B941FD" w:rsidRPr="003B2459" w:rsidRDefault="00FE38E0" w:rsidP="00B941FD">
      <w:pPr>
        <w:rPr>
          <w:lang w:val="nl-NL"/>
        </w:rPr>
      </w:pPr>
      <w:r>
        <w:rPr>
          <w:b/>
          <w:lang w:val="nl-NL"/>
        </w:rPr>
        <w:t>GRI_Q_</w:t>
      </w:r>
      <w:r w:rsidR="00B941FD" w:rsidRPr="00D213D8">
        <w:rPr>
          <w:b/>
          <w:lang w:val="nl-NL"/>
        </w:rPr>
        <w:t>14</w:t>
      </w:r>
      <w:r w:rsidR="00B941FD" w:rsidRPr="003B2459">
        <w:rPr>
          <w:lang w:val="nl-NL"/>
        </w:rPr>
        <w:t xml:space="preserve">: </w:t>
      </w:r>
      <w:r w:rsidR="00B941FD" w:rsidRPr="003B2459">
        <w:t xml:space="preserve">Does the national government have an established organization to regulate or manage religious affairs? </w:t>
      </w:r>
    </w:p>
    <w:p w:rsidR="00B941FD" w:rsidRPr="003B2459" w:rsidRDefault="00B941FD" w:rsidP="00B941FD">
      <w:pPr>
        <w:ind w:left="450"/>
      </w:pPr>
      <w:r w:rsidRPr="003B2459">
        <w:t xml:space="preserve">0= No </w:t>
      </w:r>
    </w:p>
    <w:p w:rsidR="00B941FD" w:rsidRPr="003B2459" w:rsidRDefault="00B941FD" w:rsidP="00B941FD">
      <w:pPr>
        <w:ind w:left="450"/>
      </w:pPr>
      <w:r w:rsidRPr="003B2459">
        <w:t>0.33= No, but the government consults a nongovernmental advisory board</w:t>
      </w:r>
    </w:p>
    <w:p w:rsidR="00B941FD" w:rsidRPr="003B2459" w:rsidRDefault="00B941FD" w:rsidP="00B941FD">
      <w:pPr>
        <w:ind w:left="450"/>
      </w:pPr>
      <w:r w:rsidRPr="003B2459">
        <w:t xml:space="preserve">0.67= Yes, but the organization is </w:t>
      </w:r>
      <w:proofErr w:type="spellStart"/>
      <w:r w:rsidRPr="003B2459">
        <w:t>noncoercive</w:t>
      </w:r>
      <w:proofErr w:type="spellEnd"/>
      <w:r w:rsidRPr="003B2459">
        <w:t xml:space="preserve"> toward religious groups</w:t>
      </w:r>
    </w:p>
    <w:p w:rsidR="00B941FD" w:rsidRPr="003B2459" w:rsidRDefault="00B941FD" w:rsidP="00B941FD">
      <w:pPr>
        <w:ind w:left="450"/>
        <w:rPr>
          <w:i/>
        </w:rPr>
      </w:pPr>
      <w:r w:rsidRPr="003B2459">
        <w:t>1.00= Yes, and the organization is coercive toward religious groups</w:t>
      </w:r>
    </w:p>
    <w:p w:rsidR="00B941FD" w:rsidRPr="003B2459" w:rsidRDefault="00B941FD" w:rsidP="00B941FD">
      <w:pPr>
        <w:rPr>
          <w:i/>
          <w:sz w:val="20"/>
          <w:szCs w:val="20"/>
        </w:rPr>
      </w:pPr>
    </w:p>
    <w:p w:rsidR="00B941FD" w:rsidRPr="003B2459" w:rsidRDefault="00B941FD" w:rsidP="00B941FD">
      <w:pPr>
        <w:rPr>
          <w:i/>
          <w:sz w:val="22"/>
          <w:szCs w:val="20"/>
        </w:rPr>
      </w:pPr>
      <w:r w:rsidRPr="003B2459">
        <w:rPr>
          <w:i/>
          <w:sz w:val="22"/>
          <w:szCs w:val="20"/>
        </w:rPr>
        <w:t>This question measures whether there is a governmental entity focused on regulating religious groups’ activities and affairs. The organization</w:t>
      </w:r>
      <w:r w:rsidR="006E61D0">
        <w:rPr>
          <w:i/>
          <w:sz w:val="22"/>
          <w:szCs w:val="20"/>
        </w:rPr>
        <w:t xml:space="preserve"> or departmental office</w:t>
      </w:r>
      <w:r w:rsidRPr="003B2459">
        <w:rPr>
          <w:i/>
          <w:sz w:val="22"/>
          <w:szCs w:val="20"/>
        </w:rPr>
        <w:t xml:space="preserve"> must </w:t>
      </w:r>
      <w:r w:rsidR="00FC776D">
        <w:rPr>
          <w:i/>
          <w:sz w:val="22"/>
          <w:szCs w:val="20"/>
        </w:rPr>
        <w:t xml:space="preserve">have </w:t>
      </w:r>
      <w:r w:rsidRPr="003B2459">
        <w:rPr>
          <w:i/>
          <w:sz w:val="22"/>
          <w:szCs w:val="20"/>
        </w:rPr>
        <w:t>be</w:t>
      </w:r>
      <w:r w:rsidR="00FC776D">
        <w:rPr>
          <w:i/>
          <w:sz w:val="22"/>
          <w:szCs w:val="20"/>
        </w:rPr>
        <w:t>en</w:t>
      </w:r>
      <w:r w:rsidRPr="003B2459">
        <w:rPr>
          <w:i/>
          <w:sz w:val="22"/>
          <w:szCs w:val="20"/>
        </w:rPr>
        <w:t xml:space="preserve"> created specifically </w:t>
      </w:r>
      <w:r w:rsidR="00FC776D">
        <w:rPr>
          <w:i/>
          <w:sz w:val="22"/>
          <w:szCs w:val="20"/>
        </w:rPr>
        <w:t xml:space="preserve">to </w:t>
      </w:r>
      <w:r w:rsidRPr="003B2459">
        <w:rPr>
          <w:i/>
          <w:sz w:val="22"/>
          <w:szCs w:val="20"/>
        </w:rPr>
        <w:t>deal with religious affairs</w:t>
      </w:r>
      <w:r w:rsidR="00AD297F">
        <w:rPr>
          <w:i/>
          <w:sz w:val="22"/>
          <w:szCs w:val="20"/>
        </w:rPr>
        <w:t>, but it can be part of a larger governmental office</w:t>
      </w:r>
      <w:r w:rsidR="006E61D0">
        <w:rPr>
          <w:i/>
          <w:sz w:val="22"/>
          <w:szCs w:val="20"/>
        </w:rPr>
        <w:t xml:space="preserve">. </w:t>
      </w:r>
      <w:r w:rsidR="00FC776D">
        <w:rPr>
          <w:i/>
          <w:sz w:val="22"/>
          <w:szCs w:val="20"/>
        </w:rPr>
        <w:t xml:space="preserve">The question also covers </w:t>
      </w:r>
      <w:r w:rsidR="006E61D0">
        <w:rPr>
          <w:i/>
          <w:sz w:val="22"/>
          <w:szCs w:val="20"/>
        </w:rPr>
        <w:t>government-run umbrella organizations that are made up of religious organizations.</w:t>
      </w:r>
      <w:r w:rsidR="00AD297F">
        <w:rPr>
          <w:i/>
          <w:sz w:val="22"/>
          <w:szCs w:val="20"/>
        </w:rPr>
        <w:t xml:space="preserve"> </w:t>
      </w:r>
      <w:r w:rsidR="00FC776D">
        <w:rPr>
          <w:i/>
          <w:sz w:val="22"/>
          <w:szCs w:val="20"/>
        </w:rPr>
        <w:t xml:space="preserve">In this question, </w:t>
      </w:r>
      <w:r w:rsidR="00AD297F">
        <w:rPr>
          <w:i/>
          <w:sz w:val="22"/>
          <w:szCs w:val="20"/>
        </w:rPr>
        <w:t>“</w:t>
      </w:r>
      <w:r w:rsidR="00FC776D">
        <w:rPr>
          <w:i/>
          <w:sz w:val="22"/>
          <w:szCs w:val="20"/>
        </w:rPr>
        <w:t>c</w:t>
      </w:r>
      <w:r w:rsidR="00AD297F">
        <w:rPr>
          <w:i/>
          <w:sz w:val="22"/>
          <w:szCs w:val="20"/>
        </w:rPr>
        <w:t xml:space="preserve">oercive” </w:t>
      </w:r>
      <w:r w:rsidR="00FC776D">
        <w:rPr>
          <w:i/>
          <w:sz w:val="22"/>
          <w:szCs w:val="20"/>
        </w:rPr>
        <w:t xml:space="preserve">means that the </w:t>
      </w:r>
      <w:r w:rsidR="00AD297F">
        <w:rPr>
          <w:i/>
          <w:sz w:val="22"/>
          <w:szCs w:val="20"/>
        </w:rPr>
        <w:t xml:space="preserve">government organization </w:t>
      </w:r>
      <w:r w:rsidR="00FC776D">
        <w:rPr>
          <w:i/>
          <w:sz w:val="22"/>
          <w:szCs w:val="20"/>
        </w:rPr>
        <w:t>has</w:t>
      </w:r>
      <w:r w:rsidR="00AD297F">
        <w:rPr>
          <w:i/>
          <w:sz w:val="22"/>
          <w:szCs w:val="20"/>
        </w:rPr>
        <w:t xml:space="preserve"> the power to regulate religious activities.</w:t>
      </w:r>
      <w:r w:rsidR="000B7F63">
        <w:rPr>
          <w:i/>
          <w:sz w:val="22"/>
          <w:szCs w:val="20"/>
        </w:rPr>
        <w:t xml:space="preserve"> </w:t>
      </w:r>
      <w:r w:rsidRPr="003B2459">
        <w:rPr>
          <w:i/>
          <w:sz w:val="22"/>
          <w:szCs w:val="20"/>
        </w:rPr>
        <w:t xml:space="preserve"> </w:t>
      </w:r>
    </w:p>
    <w:p w:rsidR="00B941FD" w:rsidRPr="003B2459" w:rsidRDefault="00B941FD" w:rsidP="00B941FD">
      <w:pPr>
        <w:ind w:left="720"/>
        <w:contextualSpacing/>
        <w:rPr>
          <w:sz w:val="22"/>
          <w:szCs w:val="20"/>
        </w:rPr>
      </w:pPr>
    </w:p>
    <w:p w:rsidR="00B941FD" w:rsidRPr="003B2459" w:rsidRDefault="00FE38E0" w:rsidP="00B941FD">
      <w:r>
        <w:rPr>
          <w:b/>
        </w:rPr>
        <w:t>GRI_Q_</w:t>
      </w:r>
      <w:r w:rsidR="00B941FD" w:rsidRPr="00D213D8">
        <w:rPr>
          <w:b/>
        </w:rPr>
        <w:t>15</w:t>
      </w:r>
      <w:r w:rsidR="00B941FD" w:rsidRPr="003B2459">
        <w:t xml:space="preserve">: Did the national government denounce one or more religious groups by characterizing them as dangerous “cults” or “sects”? </w:t>
      </w: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Pr>
        <w:rPr>
          <w:i/>
          <w:sz w:val="20"/>
          <w:szCs w:val="20"/>
        </w:rPr>
      </w:pPr>
    </w:p>
    <w:p w:rsidR="00B941FD" w:rsidRPr="003B2459" w:rsidRDefault="00B941FD" w:rsidP="00B941FD">
      <w:pPr>
        <w:rPr>
          <w:i/>
          <w:sz w:val="22"/>
          <w:szCs w:val="20"/>
        </w:rPr>
      </w:pPr>
      <w:r w:rsidRPr="003B2459">
        <w:rPr>
          <w:i/>
          <w:sz w:val="22"/>
          <w:szCs w:val="20"/>
        </w:rPr>
        <w:t xml:space="preserve">This question measures </w:t>
      </w:r>
      <w:r w:rsidR="008267FB">
        <w:rPr>
          <w:i/>
          <w:sz w:val="22"/>
          <w:szCs w:val="20"/>
        </w:rPr>
        <w:t xml:space="preserve">instances in which </w:t>
      </w:r>
      <w:r w:rsidRPr="003B2459">
        <w:rPr>
          <w:i/>
          <w:sz w:val="22"/>
          <w:szCs w:val="20"/>
        </w:rPr>
        <w:t>the government specifically uses term</w:t>
      </w:r>
      <w:r w:rsidR="009F5DA1">
        <w:rPr>
          <w:i/>
          <w:sz w:val="22"/>
          <w:szCs w:val="20"/>
        </w:rPr>
        <w:t xml:space="preserve">s such as </w:t>
      </w:r>
      <w:r w:rsidRPr="003B2459">
        <w:rPr>
          <w:i/>
          <w:sz w:val="22"/>
          <w:szCs w:val="20"/>
        </w:rPr>
        <w:t>“cults</w:t>
      </w:r>
      <w:r w:rsidR="00EA7090">
        <w:rPr>
          <w:i/>
          <w:sz w:val="22"/>
          <w:szCs w:val="20"/>
        </w:rPr>
        <w:t>,</w:t>
      </w:r>
      <w:r w:rsidRPr="003B2459">
        <w:rPr>
          <w:i/>
          <w:sz w:val="22"/>
          <w:szCs w:val="20"/>
        </w:rPr>
        <w:t xml:space="preserve">” “sects” or “deviant” to denounce </w:t>
      </w:r>
      <w:r w:rsidR="009F5DA1">
        <w:rPr>
          <w:i/>
          <w:sz w:val="22"/>
          <w:szCs w:val="20"/>
        </w:rPr>
        <w:t xml:space="preserve">certain </w:t>
      </w:r>
      <w:r w:rsidRPr="003B2459">
        <w:rPr>
          <w:i/>
          <w:sz w:val="22"/>
          <w:szCs w:val="20"/>
        </w:rPr>
        <w:t xml:space="preserve">religious groups. </w:t>
      </w:r>
      <w:r w:rsidR="000B7F63">
        <w:rPr>
          <w:i/>
          <w:sz w:val="22"/>
          <w:szCs w:val="20"/>
        </w:rPr>
        <w:t>This includes statements by legislators and members of the ruling political party</w:t>
      </w:r>
      <w:r w:rsidR="00F31150">
        <w:rPr>
          <w:i/>
          <w:sz w:val="22"/>
          <w:szCs w:val="20"/>
        </w:rPr>
        <w:t>,</w:t>
      </w:r>
      <w:r w:rsidR="000B7F63">
        <w:rPr>
          <w:i/>
          <w:sz w:val="22"/>
          <w:szCs w:val="20"/>
        </w:rPr>
        <w:t xml:space="preserve"> </w:t>
      </w:r>
      <w:r w:rsidR="008B4D0E">
        <w:rPr>
          <w:i/>
          <w:sz w:val="22"/>
          <w:szCs w:val="20"/>
        </w:rPr>
        <w:t xml:space="preserve">as well as statements by </w:t>
      </w:r>
      <w:r w:rsidR="000B7F63">
        <w:rPr>
          <w:i/>
          <w:sz w:val="22"/>
          <w:szCs w:val="20"/>
        </w:rPr>
        <w:t xml:space="preserve">government officials. </w:t>
      </w:r>
    </w:p>
    <w:p w:rsidR="00B941FD" w:rsidRPr="003B2459" w:rsidRDefault="00B941FD" w:rsidP="00B941FD"/>
    <w:p w:rsidR="00B941FD" w:rsidRPr="003B2459" w:rsidRDefault="00FE38E0" w:rsidP="00B941FD">
      <w:r>
        <w:rPr>
          <w:b/>
        </w:rPr>
        <w:t>GRI_Q_</w:t>
      </w:r>
      <w:r w:rsidR="00B941FD" w:rsidRPr="00D213D8">
        <w:rPr>
          <w:b/>
        </w:rPr>
        <w:t>16</w:t>
      </w:r>
      <w:r w:rsidR="00B941FD" w:rsidRPr="003B2459">
        <w:t xml:space="preserve">: Does any level of government formally ban any religious group? </w:t>
      </w:r>
    </w:p>
    <w:p w:rsidR="00B941FD" w:rsidRPr="003B2459" w:rsidRDefault="00B941FD" w:rsidP="00B941FD">
      <w:pPr>
        <w:ind w:left="450"/>
      </w:pPr>
      <w:r w:rsidRPr="003B2459">
        <w:t>0= No</w:t>
      </w:r>
    </w:p>
    <w:p w:rsidR="00B941FD" w:rsidRPr="003B2459" w:rsidRDefault="00EB5D3A" w:rsidP="00B7003C">
      <w:pPr>
        <w:ind w:left="450"/>
      </w:pPr>
      <w:r>
        <w:t>1</w:t>
      </w:r>
      <w:r w:rsidR="00B941FD" w:rsidRPr="003B2459">
        <w:t>= Yes</w:t>
      </w:r>
    </w:p>
    <w:p w:rsidR="00B941FD" w:rsidRDefault="00B941FD" w:rsidP="00B941FD">
      <w:pPr>
        <w:ind w:left="450"/>
        <w:rPr>
          <w:b/>
          <w:i/>
        </w:rPr>
      </w:pPr>
    </w:p>
    <w:p w:rsidR="00EB5D3A" w:rsidRPr="003B2459" w:rsidRDefault="00FE38E0" w:rsidP="00EB5D3A">
      <w:r>
        <w:rPr>
          <w:b/>
        </w:rPr>
        <w:t>GRI_Q_</w:t>
      </w:r>
      <w:r w:rsidR="00EB5D3A" w:rsidRPr="00D213D8">
        <w:rPr>
          <w:b/>
        </w:rPr>
        <w:t>16</w:t>
      </w:r>
      <w:r w:rsidR="00944E1A">
        <w:rPr>
          <w:b/>
        </w:rPr>
        <w:t>_</w:t>
      </w:r>
      <w:r w:rsidR="00360F96" w:rsidRPr="00F90C47">
        <w:rPr>
          <w:b/>
        </w:rPr>
        <w:t>reasons</w:t>
      </w:r>
      <w:r w:rsidR="00EB5D3A" w:rsidRPr="00F90C47">
        <w:t>: Does</w:t>
      </w:r>
      <w:r w:rsidR="00EB5D3A" w:rsidRPr="003B2459">
        <w:t xml:space="preserve"> any level of government formally ban any religious group?</w:t>
      </w:r>
      <w:r w:rsidR="00577250">
        <w:t xml:space="preserve"> If so, what is the rationale for the ban?</w:t>
      </w:r>
      <w:r w:rsidR="00EB5D3A" w:rsidRPr="003B2459">
        <w:t xml:space="preserve"> </w:t>
      </w:r>
    </w:p>
    <w:p w:rsidR="00EB5D3A" w:rsidRPr="003B2459" w:rsidRDefault="00EB5D3A" w:rsidP="00EB5D3A">
      <w:pPr>
        <w:ind w:left="450"/>
      </w:pPr>
      <w:r w:rsidRPr="003B2459">
        <w:t>0= No</w:t>
      </w:r>
    </w:p>
    <w:p w:rsidR="00EB5D3A" w:rsidRPr="003B2459" w:rsidRDefault="00EB5D3A" w:rsidP="00EB5D3A">
      <w:pPr>
        <w:ind w:left="450"/>
      </w:pPr>
      <w:r w:rsidRPr="003B2459">
        <w:t xml:space="preserve">0.33= Yes, </w:t>
      </w:r>
      <w:r>
        <w:t>security reasons stated as rationale</w:t>
      </w:r>
      <w:r w:rsidRPr="003B2459">
        <w:t xml:space="preserve"> </w:t>
      </w:r>
    </w:p>
    <w:p w:rsidR="00EB5D3A" w:rsidRPr="003B2459" w:rsidRDefault="00EB5D3A" w:rsidP="00EB5D3A">
      <w:pPr>
        <w:ind w:left="450"/>
      </w:pPr>
      <w:r w:rsidRPr="003B2459">
        <w:t xml:space="preserve">0.67= Yes, </w:t>
      </w:r>
      <w:proofErr w:type="spellStart"/>
      <w:r w:rsidRPr="003B2459">
        <w:t>nonsecurity</w:t>
      </w:r>
      <w:proofErr w:type="spellEnd"/>
      <w:r w:rsidRPr="003B2459">
        <w:t xml:space="preserve"> reasons</w:t>
      </w:r>
      <w:r>
        <w:t xml:space="preserve"> stated as rationale</w:t>
      </w:r>
    </w:p>
    <w:p w:rsidR="00EB5D3A" w:rsidRPr="003B2459" w:rsidRDefault="00EB5D3A" w:rsidP="00EB5D3A">
      <w:pPr>
        <w:ind w:left="450"/>
      </w:pPr>
      <w:r w:rsidRPr="003B2459">
        <w:t>1.00= Yes, both</w:t>
      </w:r>
      <w:r>
        <w:t xml:space="preserve"> security and </w:t>
      </w:r>
      <w:proofErr w:type="spellStart"/>
      <w:r>
        <w:t>nonsecurity</w:t>
      </w:r>
      <w:proofErr w:type="spellEnd"/>
      <w:r>
        <w:t xml:space="preserve"> reasons stated as rationale</w:t>
      </w:r>
    </w:p>
    <w:p w:rsidR="00EB5D3A" w:rsidRPr="003B2459" w:rsidRDefault="00EB5D3A" w:rsidP="00B941FD">
      <w:pPr>
        <w:ind w:left="450"/>
        <w:rPr>
          <w:b/>
          <w:i/>
        </w:rPr>
      </w:pPr>
    </w:p>
    <w:p w:rsidR="00B941FD" w:rsidRPr="003B2459" w:rsidRDefault="00B941FD" w:rsidP="00B941FD">
      <w:pPr>
        <w:rPr>
          <w:i/>
          <w:sz w:val="22"/>
        </w:rPr>
      </w:pPr>
      <w:r w:rsidRPr="003B2459">
        <w:rPr>
          <w:i/>
          <w:sz w:val="22"/>
        </w:rPr>
        <w:lastRenderedPageBreak/>
        <w:t xml:space="preserve">This question </w:t>
      </w:r>
      <w:r w:rsidRPr="00FF1155">
        <w:rPr>
          <w:i/>
          <w:sz w:val="22"/>
        </w:rPr>
        <w:t xml:space="preserve">measures official </w:t>
      </w:r>
      <w:r w:rsidR="008B4D0E" w:rsidRPr="00FF1155">
        <w:rPr>
          <w:i/>
          <w:sz w:val="22"/>
        </w:rPr>
        <w:t xml:space="preserve">government </w:t>
      </w:r>
      <w:r w:rsidRPr="00FF1155">
        <w:rPr>
          <w:i/>
          <w:sz w:val="22"/>
        </w:rPr>
        <w:t xml:space="preserve">bans on religious groups </w:t>
      </w:r>
      <w:r w:rsidR="00C77D9F" w:rsidRPr="00FF1155">
        <w:rPr>
          <w:i/>
          <w:sz w:val="22"/>
        </w:rPr>
        <w:t xml:space="preserve">or cases where </w:t>
      </w:r>
      <w:r w:rsidRPr="00FF1155">
        <w:rPr>
          <w:i/>
          <w:sz w:val="22"/>
        </w:rPr>
        <w:t xml:space="preserve">the government </w:t>
      </w:r>
      <w:r w:rsidR="008267FB">
        <w:rPr>
          <w:i/>
          <w:sz w:val="22"/>
        </w:rPr>
        <w:t xml:space="preserve">in effect </w:t>
      </w:r>
      <w:r w:rsidR="003760E8" w:rsidRPr="00FF1155">
        <w:rPr>
          <w:i/>
          <w:sz w:val="22"/>
        </w:rPr>
        <w:t xml:space="preserve">makes a </w:t>
      </w:r>
      <w:r w:rsidRPr="00FF1155">
        <w:rPr>
          <w:i/>
          <w:sz w:val="22"/>
        </w:rPr>
        <w:t>religious group’s existence illegal.</w:t>
      </w:r>
      <w:r w:rsidR="00F872B8" w:rsidRPr="00FF1155">
        <w:rPr>
          <w:i/>
          <w:sz w:val="22"/>
        </w:rPr>
        <w:t xml:space="preserve"> Security</w:t>
      </w:r>
      <w:r w:rsidR="00F872B8">
        <w:rPr>
          <w:i/>
          <w:sz w:val="22"/>
        </w:rPr>
        <w:t xml:space="preserve"> reasons include appeals to public order, national security and concerns about unrest. </w:t>
      </w:r>
      <w:proofErr w:type="spellStart"/>
      <w:r w:rsidR="00F872B8">
        <w:rPr>
          <w:i/>
          <w:sz w:val="22"/>
        </w:rPr>
        <w:t>Nonsecurity</w:t>
      </w:r>
      <w:proofErr w:type="spellEnd"/>
      <w:r w:rsidR="00F872B8">
        <w:rPr>
          <w:i/>
          <w:sz w:val="22"/>
        </w:rPr>
        <w:t xml:space="preserve"> reasons include appeals to cultural</w:t>
      </w:r>
      <w:r w:rsidR="006B56FE">
        <w:rPr>
          <w:i/>
          <w:sz w:val="22"/>
        </w:rPr>
        <w:t>/</w:t>
      </w:r>
      <w:r w:rsidR="00F872B8">
        <w:rPr>
          <w:i/>
          <w:sz w:val="22"/>
        </w:rPr>
        <w:t xml:space="preserve"> </w:t>
      </w:r>
      <w:r w:rsidR="00946E3A">
        <w:rPr>
          <w:i/>
          <w:sz w:val="22"/>
        </w:rPr>
        <w:t>religious values or integrity, or accusations of nonviolent criminal activity</w:t>
      </w:r>
      <w:r w:rsidR="00F872B8">
        <w:rPr>
          <w:i/>
          <w:sz w:val="22"/>
        </w:rPr>
        <w:t>.</w:t>
      </w:r>
      <w:r w:rsidR="00EB5D3A">
        <w:rPr>
          <w:i/>
          <w:sz w:val="22"/>
        </w:rPr>
        <w:t xml:space="preserve"> GRI</w:t>
      </w:r>
      <w:r w:rsidR="00FD35B5">
        <w:rPr>
          <w:i/>
          <w:sz w:val="22"/>
        </w:rPr>
        <w:t>_</w:t>
      </w:r>
      <w:r w:rsidR="003760E8">
        <w:rPr>
          <w:i/>
          <w:sz w:val="22"/>
        </w:rPr>
        <w:t xml:space="preserve"> </w:t>
      </w:r>
      <w:r w:rsidR="00EB5D3A">
        <w:rPr>
          <w:i/>
          <w:sz w:val="22"/>
        </w:rPr>
        <w:t>Q</w:t>
      </w:r>
      <w:r w:rsidR="00FD35B5">
        <w:rPr>
          <w:i/>
          <w:sz w:val="22"/>
        </w:rPr>
        <w:t>_</w:t>
      </w:r>
      <w:r w:rsidR="00EB5D3A">
        <w:rPr>
          <w:i/>
          <w:sz w:val="22"/>
        </w:rPr>
        <w:t>16</w:t>
      </w:r>
      <w:r w:rsidR="003760E8">
        <w:rPr>
          <w:i/>
          <w:sz w:val="22"/>
        </w:rPr>
        <w:t xml:space="preserve"> and </w:t>
      </w:r>
      <w:r w:rsidR="00FE38E0">
        <w:rPr>
          <w:i/>
          <w:sz w:val="22"/>
        </w:rPr>
        <w:t>GRI_Q_</w:t>
      </w:r>
      <w:r w:rsidR="00D40692">
        <w:rPr>
          <w:i/>
          <w:sz w:val="22"/>
        </w:rPr>
        <w:t>16</w:t>
      </w:r>
      <w:r w:rsidR="00D40692">
        <w:rPr>
          <w:i/>
          <w:sz w:val="22"/>
        </w:rPr>
        <w:softHyphen/>
        <w:t>_</w:t>
      </w:r>
      <w:r w:rsidR="00360F96" w:rsidRPr="00F90C47">
        <w:rPr>
          <w:i/>
          <w:sz w:val="22"/>
        </w:rPr>
        <w:t>reasons</w:t>
      </w:r>
      <w:r w:rsidR="00D40692">
        <w:rPr>
          <w:i/>
          <w:sz w:val="22"/>
        </w:rPr>
        <w:t xml:space="preserve"> </w:t>
      </w:r>
      <w:r w:rsidR="00EB5D3A">
        <w:rPr>
          <w:i/>
          <w:sz w:val="22"/>
        </w:rPr>
        <w:t xml:space="preserve">are presented together in the “Summary of Results” </w:t>
      </w:r>
      <w:r w:rsidR="003760E8">
        <w:rPr>
          <w:i/>
          <w:sz w:val="22"/>
        </w:rPr>
        <w:t xml:space="preserve">section of the religious restrictions reports </w:t>
      </w:r>
      <w:r w:rsidR="00EB5D3A">
        <w:rPr>
          <w:i/>
          <w:sz w:val="22"/>
        </w:rPr>
        <w:t>as GRI</w:t>
      </w:r>
      <w:r w:rsidR="00FD35B5">
        <w:rPr>
          <w:i/>
          <w:sz w:val="22"/>
        </w:rPr>
        <w:t>_</w:t>
      </w:r>
      <w:r w:rsidR="00EB5D3A">
        <w:rPr>
          <w:i/>
          <w:sz w:val="22"/>
        </w:rPr>
        <w:t>Q</w:t>
      </w:r>
      <w:r w:rsidR="00FD35B5">
        <w:rPr>
          <w:i/>
          <w:sz w:val="22"/>
        </w:rPr>
        <w:t>_</w:t>
      </w:r>
      <w:r w:rsidR="00EB5D3A">
        <w:rPr>
          <w:i/>
          <w:sz w:val="22"/>
        </w:rPr>
        <w:t>16.</w:t>
      </w:r>
      <w:r w:rsidR="00F872B8">
        <w:rPr>
          <w:i/>
          <w:sz w:val="22"/>
        </w:rPr>
        <w:t xml:space="preserve"> </w:t>
      </w:r>
      <w:r w:rsidRPr="003B2459">
        <w:rPr>
          <w:i/>
          <w:sz w:val="22"/>
        </w:rPr>
        <w:t xml:space="preserve"> </w:t>
      </w:r>
    </w:p>
    <w:p w:rsidR="00B941FD" w:rsidRPr="003B2459" w:rsidRDefault="00B941FD" w:rsidP="00B941FD">
      <w:pPr>
        <w:rPr>
          <w:b/>
          <w:sz w:val="28"/>
        </w:rPr>
      </w:pPr>
    </w:p>
    <w:p w:rsidR="00B941FD" w:rsidRPr="003B2459" w:rsidRDefault="00FE38E0" w:rsidP="00B941FD">
      <w:r>
        <w:rPr>
          <w:b/>
        </w:rPr>
        <w:t>GRI_Q_</w:t>
      </w:r>
      <w:r w:rsidR="00B941FD" w:rsidRPr="00D213D8">
        <w:rPr>
          <w:b/>
        </w:rPr>
        <w:t>17</w:t>
      </w:r>
      <w:r w:rsidR="00B941FD" w:rsidRPr="003B2459">
        <w:t xml:space="preserve">: Were there instances when the national government attempted to eliminate an entire religious group’s presence in the country? </w:t>
      </w: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 w:rsidR="00B941FD" w:rsidRPr="003B2459" w:rsidRDefault="00B941FD" w:rsidP="00B941FD">
      <w:pPr>
        <w:rPr>
          <w:i/>
          <w:sz w:val="22"/>
        </w:rPr>
      </w:pPr>
      <w:r w:rsidRPr="003B2459">
        <w:rPr>
          <w:i/>
          <w:sz w:val="22"/>
        </w:rPr>
        <w:t xml:space="preserve">This </w:t>
      </w:r>
      <w:r w:rsidR="00AD297F">
        <w:rPr>
          <w:i/>
          <w:sz w:val="22"/>
        </w:rPr>
        <w:t xml:space="preserve">question </w:t>
      </w:r>
      <w:r w:rsidRPr="003B2459">
        <w:rPr>
          <w:i/>
          <w:sz w:val="22"/>
        </w:rPr>
        <w:t xml:space="preserve">includes active harassment of </w:t>
      </w:r>
      <w:r w:rsidR="00C3732F">
        <w:rPr>
          <w:i/>
          <w:sz w:val="22"/>
        </w:rPr>
        <w:t xml:space="preserve">and violence against </w:t>
      </w:r>
      <w:r w:rsidR="006B56FE">
        <w:rPr>
          <w:i/>
          <w:sz w:val="22"/>
        </w:rPr>
        <w:t xml:space="preserve">religious </w:t>
      </w:r>
      <w:r w:rsidRPr="003B2459">
        <w:rPr>
          <w:i/>
          <w:sz w:val="22"/>
        </w:rPr>
        <w:t xml:space="preserve">groups </w:t>
      </w:r>
      <w:r w:rsidR="006429CB">
        <w:rPr>
          <w:i/>
          <w:sz w:val="22"/>
        </w:rPr>
        <w:t>intended to remove a group from the country or kill all members of the group</w:t>
      </w:r>
      <w:r w:rsidR="00D40692">
        <w:rPr>
          <w:i/>
          <w:sz w:val="22"/>
        </w:rPr>
        <w:t xml:space="preserve">. It also includes </w:t>
      </w:r>
      <w:r w:rsidR="003848A7">
        <w:rPr>
          <w:i/>
          <w:sz w:val="22"/>
        </w:rPr>
        <w:t xml:space="preserve">widespread limitations on </w:t>
      </w:r>
      <w:r w:rsidR="00D40692">
        <w:rPr>
          <w:i/>
          <w:sz w:val="22"/>
        </w:rPr>
        <w:t xml:space="preserve">a religious group’s ability </w:t>
      </w:r>
      <w:r w:rsidR="003848A7">
        <w:rPr>
          <w:i/>
          <w:sz w:val="22"/>
        </w:rPr>
        <w:t>to worship or operate</w:t>
      </w:r>
      <w:r w:rsidR="00D40692">
        <w:rPr>
          <w:i/>
          <w:sz w:val="22"/>
        </w:rPr>
        <w:t xml:space="preserve"> in a way that effectively eliminate</w:t>
      </w:r>
      <w:r w:rsidR="00385E4C">
        <w:rPr>
          <w:i/>
          <w:sz w:val="22"/>
        </w:rPr>
        <w:t>s</w:t>
      </w:r>
      <w:r w:rsidR="00D40692">
        <w:rPr>
          <w:i/>
          <w:sz w:val="22"/>
        </w:rPr>
        <w:t xml:space="preserve"> </w:t>
      </w:r>
      <w:r w:rsidR="003848A7">
        <w:rPr>
          <w:i/>
          <w:sz w:val="22"/>
        </w:rPr>
        <w:t>the</w:t>
      </w:r>
      <w:r w:rsidR="00D40692">
        <w:rPr>
          <w:i/>
          <w:sz w:val="22"/>
        </w:rPr>
        <w:t xml:space="preserve"> group’s </w:t>
      </w:r>
      <w:r w:rsidR="003848A7">
        <w:rPr>
          <w:i/>
          <w:sz w:val="22"/>
        </w:rPr>
        <w:t>presence</w:t>
      </w:r>
      <w:r w:rsidR="00D40692">
        <w:rPr>
          <w:i/>
          <w:sz w:val="22"/>
        </w:rPr>
        <w:t>.</w:t>
      </w:r>
      <w:r w:rsidR="003848A7">
        <w:rPr>
          <w:i/>
          <w:sz w:val="22"/>
        </w:rPr>
        <w:t xml:space="preserve"> </w:t>
      </w:r>
    </w:p>
    <w:p w:rsidR="00B941FD" w:rsidRPr="003B2459" w:rsidRDefault="00B941FD" w:rsidP="00B941FD">
      <w:pPr>
        <w:ind w:left="720"/>
        <w:contextualSpacing/>
        <w:rPr>
          <w:sz w:val="20"/>
        </w:rPr>
      </w:pPr>
    </w:p>
    <w:p w:rsidR="00B941FD" w:rsidRPr="003B2459" w:rsidRDefault="00FE38E0" w:rsidP="00B941FD">
      <w:r>
        <w:rPr>
          <w:b/>
        </w:rPr>
        <w:t>GRI_Q_</w:t>
      </w:r>
      <w:r w:rsidR="00B941FD" w:rsidRPr="00D213D8">
        <w:rPr>
          <w:b/>
        </w:rPr>
        <w:t>18</w:t>
      </w:r>
      <w:r w:rsidR="00B941FD" w:rsidRPr="003B2459">
        <w:t xml:space="preserve">: Does any level of government ask religious groups to register for any reason, including </w:t>
      </w:r>
      <w:proofErr w:type="gramStart"/>
      <w:r w:rsidR="00B941FD" w:rsidRPr="003B2459">
        <w:t>to be</w:t>
      </w:r>
      <w:proofErr w:type="gramEnd"/>
      <w:r w:rsidR="00B941FD" w:rsidRPr="003B2459">
        <w:t xml:space="preserve"> eligible for benefits such as tax exemption? </w:t>
      </w:r>
    </w:p>
    <w:p w:rsidR="00B941FD" w:rsidRPr="003B2459" w:rsidRDefault="00B941FD" w:rsidP="00B941FD">
      <w:pPr>
        <w:ind w:left="450"/>
      </w:pPr>
      <w:r w:rsidRPr="003B2459">
        <w:t xml:space="preserve">0= No </w:t>
      </w:r>
      <w:r w:rsidRPr="003B2459">
        <w:tab/>
      </w:r>
    </w:p>
    <w:p w:rsidR="00B941FD" w:rsidRPr="003B2459" w:rsidRDefault="00B941FD" w:rsidP="00B941FD">
      <w:pPr>
        <w:ind w:left="450"/>
        <w:rPr>
          <w:iCs/>
        </w:rPr>
      </w:pPr>
      <w:r w:rsidRPr="003B2459">
        <w:t xml:space="preserve">0.33= Yes, but in a </w:t>
      </w:r>
      <w:r w:rsidRPr="003B2459">
        <w:rPr>
          <w:iCs/>
        </w:rPr>
        <w:t>nondiscriminatory way</w:t>
      </w:r>
    </w:p>
    <w:p w:rsidR="00B941FD" w:rsidRPr="003B2459" w:rsidRDefault="00B941FD" w:rsidP="00B941FD">
      <w:pPr>
        <w:ind w:left="450"/>
      </w:pPr>
      <w:r w:rsidRPr="003B2459">
        <w:t>0.67= Yes, and the process adversely affects the ability of some religious groups to operate</w:t>
      </w:r>
    </w:p>
    <w:p w:rsidR="00B941FD" w:rsidRPr="003B2459" w:rsidRDefault="00B941FD" w:rsidP="00B941FD">
      <w:pPr>
        <w:ind w:left="450"/>
      </w:pPr>
      <w:r w:rsidRPr="003B2459">
        <w:t>1.00= Yes, and the process clearly discriminates against some religious groups</w:t>
      </w:r>
    </w:p>
    <w:p w:rsidR="00B941FD" w:rsidRPr="003B2459" w:rsidRDefault="00B941FD" w:rsidP="00B941FD">
      <w:pPr>
        <w:ind w:left="450"/>
        <w:rPr>
          <w:i/>
          <w:sz w:val="20"/>
          <w:szCs w:val="20"/>
        </w:rPr>
      </w:pPr>
    </w:p>
    <w:p w:rsidR="00B941FD" w:rsidRPr="003B2459" w:rsidRDefault="00B941FD" w:rsidP="00B941FD">
      <w:pPr>
        <w:rPr>
          <w:i/>
          <w:sz w:val="22"/>
          <w:szCs w:val="22"/>
        </w:rPr>
      </w:pPr>
      <w:r w:rsidRPr="003B2459">
        <w:rPr>
          <w:i/>
          <w:sz w:val="22"/>
          <w:szCs w:val="22"/>
        </w:rPr>
        <w:t xml:space="preserve">This question measures the various ways governments register religious groups. This can be done in a nondiscriminatory manner, </w:t>
      </w:r>
      <w:r w:rsidR="004E53F2">
        <w:rPr>
          <w:i/>
          <w:sz w:val="22"/>
          <w:szCs w:val="22"/>
        </w:rPr>
        <w:t xml:space="preserve">in which religious groups follow the same procedures </w:t>
      </w:r>
      <w:r w:rsidR="00F31150">
        <w:rPr>
          <w:i/>
          <w:sz w:val="22"/>
          <w:szCs w:val="22"/>
        </w:rPr>
        <w:t xml:space="preserve">as </w:t>
      </w:r>
      <w:r w:rsidR="004E53F2">
        <w:rPr>
          <w:i/>
          <w:sz w:val="22"/>
          <w:szCs w:val="22"/>
        </w:rPr>
        <w:t xml:space="preserve">non-religious groups that want government benefits or recognition. </w:t>
      </w:r>
      <w:r w:rsidR="00F31150">
        <w:rPr>
          <w:i/>
          <w:sz w:val="22"/>
          <w:szCs w:val="22"/>
        </w:rPr>
        <w:t xml:space="preserve">Registration also can </w:t>
      </w:r>
      <w:r w:rsidR="004E53F2">
        <w:rPr>
          <w:i/>
          <w:sz w:val="22"/>
          <w:szCs w:val="22"/>
        </w:rPr>
        <w:t xml:space="preserve">be done in </w:t>
      </w:r>
      <w:r w:rsidRPr="003B2459">
        <w:rPr>
          <w:i/>
          <w:sz w:val="22"/>
          <w:szCs w:val="22"/>
        </w:rPr>
        <w:t xml:space="preserve">a manner that adversely affects </w:t>
      </w:r>
      <w:r w:rsidR="00860E61">
        <w:rPr>
          <w:i/>
          <w:sz w:val="22"/>
          <w:szCs w:val="22"/>
        </w:rPr>
        <w:t xml:space="preserve">religious </w:t>
      </w:r>
      <w:r w:rsidRPr="003B2459">
        <w:rPr>
          <w:i/>
          <w:sz w:val="22"/>
          <w:szCs w:val="22"/>
        </w:rPr>
        <w:t>groups</w:t>
      </w:r>
      <w:r w:rsidR="004E53F2">
        <w:rPr>
          <w:i/>
          <w:sz w:val="22"/>
          <w:szCs w:val="22"/>
        </w:rPr>
        <w:t xml:space="preserve"> but does not single </w:t>
      </w:r>
      <w:r w:rsidR="00F31150">
        <w:rPr>
          <w:i/>
          <w:sz w:val="22"/>
          <w:szCs w:val="22"/>
        </w:rPr>
        <w:t xml:space="preserve">out </w:t>
      </w:r>
      <w:r w:rsidR="004E53F2">
        <w:rPr>
          <w:i/>
          <w:sz w:val="22"/>
          <w:szCs w:val="22"/>
        </w:rPr>
        <w:t xml:space="preserve">any specific </w:t>
      </w:r>
      <w:r w:rsidR="004E53F2" w:rsidRPr="00DF5D09">
        <w:rPr>
          <w:i/>
          <w:sz w:val="22"/>
          <w:szCs w:val="22"/>
        </w:rPr>
        <w:t xml:space="preserve">groups. This includes bureaucratic </w:t>
      </w:r>
      <w:r w:rsidR="006B56FE" w:rsidRPr="00DF5D09">
        <w:rPr>
          <w:i/>
          <w:sz w:val="22"/>
          <w:szCs w:val="22"/>
        </w:rPr>
        <w:t xml:space="preserve">issues </w:t>
      </w:r>
      <w:r w:rsidR="004E53F2" w:rsidRPr="00DF5D09">
        <w:rPr>
          <w:i/>
          <w:sz w:val="22"/>
          <w:szCs w:val="22"/>
        </w:rPr>
        <w:t>that prevent groups from registering</w:t>
      </w:r>
      <w:r w:rsidR="00F31150" w:rsidRPr="00FE38E0">
        <w:rPr>
          <w:i/>
          <w:sz w:val="22"/>
          <w:szCs w:val="22"/>
        </w:rPr>
        <w:t>,</w:t>
      </w:r>
      <w:r w:rsidR="004E53F2" w:rsidRPr="00FE38E0">
        <w:rPr>
          <w:i/>
          <w:sz w:val="22"/>
          <w:szCs w:val="22"/>
        </w:rPr>
        <w:t xml:space="preserve"> </w:t>
      </w:r>
      <w:r w:rsidR="00860E61" w:rsidRPr="00FE38E0">
        <w:rPr>
          <w:i/>
          <w:sz w:val="22"/>
          <w:szCs w:val="22"/>
        </w:rPr>
        <w:t xml:space="preserve">which, in turn, </w:t>
      </w:r>
      <w:r w:rsidR="00F31150" w:rsidRPr="00FE38E0">
        <w:rPr>
          <w:i/>
          <w:sz w:val="22"/>
          <w:szCs w:val="22"/>
        </w:rPr>
        <w:t>prevent</w:t>
      </w:r>
      <w:r w:rsidR="00860E61" w:rsidRPr="00FE38E0">
        <w:rPr>
          <w:i/>
          <w:sz w:val="22"/>
          <w:szCs w:val="22"/>
        </w:rPr>
        <w:t>s</w:t>
      </w:r>
      <w:r w:rsidR="00F31150" w:rsidRPr="00FE38E0">
        <w:rPr>
          <w:i/>
          <w:sz w:val="22"/>
          <w:szCs w:val="22"/>
        </w:rPr>
        <w:t xml:space="preserve"> them from </w:t>
      </w:r>
      <w:r w:rsidR="004E53F2" w:rsidRPr="00FE38E0">
        <w:rPr>
          <w:i/>
          <w:sz w:val="22"/>
          <w:szCs w:val="22"/>
        </w:rPr>
        <w:t xml:space="preserve">operating freely. Finally, </w:t>
      </w:r>
      <w:r w:rsidR="00F31150" w:rsidRPr="00FE38E0">
        <w:rPr>
          <w:i/>
          <w:sz w:val="22"/>
          <w:szCs w:val="22"/>
        </w:rPr>
        <w:t xml:space="preserve">registration </w:t>
      </w:r>
      <w:r w:rsidR="004E53F2" w:rsidRPr="00FE38E0">
        <w:rPr>
          <w:i/>
          <w:sz w:val="22"/>
          <w:szCs w:val="22"/>
        </w:rPr>
        <w:t xml:space="preserve">can be done in a </w:t>
      </w:r>
      <w:r w:rsidRPr="006034C9">
        <w:rPr>
          <w:i/>
          <w:sz w:val="22"/>
          <w:szCs w:val="22"/>
        </w:rPr>
        <w:t xml:space="preserve">discriminatory manner. The </w:t>
      </w:r>
      <w:r w:rsidR="00F31150" w:rsidRPr="002B291C">
        <w:rPr>
          <w:i/>
          <w:sz w:val="22"/>
          <w:szCs w:val="22"/>
        </w:rPr>
        <w:t xml:space="preserve">registration </w:t>
      </w:r>
      <w:r w:rsidRPr="002B291C">
        <w:rPr>
          <w:i/>
          <w:sz w:val="22"/>
          <w:szCs w:val="22"/>
        </w:rPr>
        <w:t xml:space="preserve">process </w:t>
      </w:r>
      <w:r w:rsidR="00860E61" w:rsidRPr="002B291C">
        <w:rPr>
          <w:i/>
          <w:sz w:val="22"/>
          <w:szCs w:val="22"/>
        </w:rPr>
        <w:t xml:space="preserve">is </w:t>
      </w:r>
      <w:r w:rsidRPr="00DF5D09">
        <w:rPr>
          <w:i/>
          <w:sz w:val="22"/>
          <w:szCs w:val="22"/>
        </w:rPr>
        <w:t>discriminat</w:t>
      </w:r>
      <w:r w:rsidR="00860E61" w:rsidRPr="00DF5D09">
        <w:rPr>
          <w:i/>
          <w:sz w:val="22"/>
          <w:szCs w:val="22"/>
        </w:rPr>
        <w:t xml:space="preserve">ory </w:t>
      </w:r>
      <w:r w:rsidRPr="00DF5D09">
        <w:rPr>
          <w:i/>
          <w:sz w:val="22"/>
          <w:szCs w:val="22"/>
        </w:rPr>
        <w:t xml:space="preserve">if </w:t>
      </w:r>
      <w:r w:rsidR="00860E61" w:rsidRPr="00DF5D09">
        <w:rPr>
          <w:i/>
          <w:sz w:val="22"/>
          <w:szCs w:val="22"/>
        </w:rPr>
        <w:t xml:space="preserve">some </w:t>
      </w:r>
      <w:r w:rsidRPr="00DF5D09">
        <w:rPr>
          <w:i/>
          <w:sz w:val="22"/>
          <w:szCs w:val="22"/>
        </w:rPr>
        <w:t xml:space="preserve">religious groups are singled out, for instance, by repeatedly being denied </w:t>
      </w:r>
      <w:r w:rsidR="00860E61" w:rsidRPr="00DF5D09">
        <w:rPr>
          <w:i/>
          <w:sz w:val="22"/>
          <w:szCs w:val="22"/>
        </w:rPr>
        <w:t xml:space="preserve">the chance to </w:t>
      </w:r>
      <w:r w:rsidRPr="00DF5D09">
        <w:rPr>
          <w:i/>
          <w:sz w:val="22"/>
          <w:szCs w:val="22"/>
        </w:rPr>
        <w:t>regist</w:t>
      </w:r>
      <w:r w:rsidR="00860E61" w:rsidRPr="00DF5D09">
        <w:rPr>
          <w:i/>
          <w:sz w:val="22"/>
          <w:szCs w:val="22"/>
        </w:rPr>
        <w:t xml:space="preserve">er or by needing to obtain approval from other groups before they can </w:t>
      </w:r>
      <w:r w:rsidR="00860E61" w:rsidRPr="00385E4C">
        <w:rPr>
          <w:i/>
          <w:sz w:val="22"/>
          <w:szCs w:val="22"/>
        </w:rPr>
        <w:t>register</w:t>
      </w:r>
      <w:r w:rsidR="00860E61" w:rsidRPr="00DF5D09">
        <w:rPr>
          <w:i/>
          <w:sz w:val="22"/>
          <w:szCs w:val="22"/>
        </w:rPr>
        <w:t>.</w:t>
      </w:r>
      <w:r w:rsidRPr="003B2459">
        <w:rPr>
          <w:i/>
          <w:sz w:val="22"/>
          <w:szCs w:val="22"/>
        </w:rPr>
        <w:t xml:space="preserve"> </w:t>
      </w:r>
    </w:p>
    <w:p w:rsidR="00F0431D" w:rsidRDefault="00F0431D" w:rsidP="00B941FD">
      <w:pPr>
        <w:rPr>
          <w:b/>
          <w:i/>
        </w:rPr>
      </w:pPr>
    </w:p>
    <w:p w:rsidR="003579F5" w:rsidRPr="003579F5" w:rsidRDefault="003579F5" w:rsidP="00B941FD">
      <w:pPr>
        <w:rPr>
          <w:b/>
          <w:i/>
        </w:rPr>
      </w:pPr>
      <w:r w:rsidRPr="003579F5">
        <w:rPr>
          <w:b/>
          <w:i/>
        </w:rPr>
        <w:t>The fo</w:t>
      </w:r>
      <w:r w:rsidR="00F0431D">
        <w:rPr>
          <w:b/>
          <w:i/>
        </w:rPr>
        <w:t>llowing set of questions measure</w:t>
      </w:r>
      <w:r w:rsidRPr="003579F5">
        <w:rPr>
          <w:b/>
          <w:i/>
        </w:rPr>
        <w:t xml:space="preserve"> government use of force toward religious groups. </w:t>
      </w:r>
    </w:p>
    <w:p w:rsidR="003579F5" w:rsidRPr="00385E4C" w:rsidRDefault="003579F5" w:rsidP="00B941FD">
      <w:pPr>
        <w:rPr>
          <w:b/>
          <w:i/>
        </w:rPr>
      </w:pPr>
    </w:p>
    <w:p w:rsidR="00F632F1" w:rsidRDefault="00FE38E0" w:rsidP="00B941FD">
      <w:r>
        <w:rPr>
          <w:b/>
        </w:rPr>
        <w:t>GRI_Q_</w:t>
      </w:r>
      <w:r w:rsidR="00F632F1">
        <w:rPr>
          <w:b/>
        </w:rPr>
        <w:t>19</w:t>
      </w:r>
      <w:r w:rsidR="00F0431D">
        <w:rPr>
          <w:b/>
        </w:rPr>
        <w:t xml:space="preserve">: </w:t>
      </w:r>
      <w:r w:rsidR="00F632F1">
        <w:t>Did any level of government use force toward religious groups that resulted in individuals being killed, physically abused, imprisoned, detained or displaced from their homes, or having their personal or religious properties damaged or destroyed?</w:t>
      </w:r>
    </w:p>
    <w:p w:rsidR="00F632F1" w:rsidRDefault="00F632F1" w:rsidP="00B941FD">
      <w:r>
        <w:t>0 = No</w:t>
      </w:r>
    </w:p>
    <w:p w:rsidR="00F632F1" w:rsidRDefault="00F632F1" w:rsidP="00B941FD">
      <w:r>
        <w:t>1 = Yes</w:t>
      </w:r>
    </w:p>
    <w:p w:rsidR="00F632F1" w:rsidRDefault="00F632F1" w:rsidP="00B941FD">
      <w:pPr>
        <w:rPr>
          <w:b/>
        </w:rPr>
      </w:pPr>
    </w:p>
    <w:p w:rsidR="00B941FD" w:rsidRPr="003B2459" w:rsidRDefault="00FE38E0" w:rsidP="00B941FD">
      <w:r>
        <w:rPr>
          <w:b/>
        </w:rPr>
        <w:t>GRI_Q_</w:t>
      </w:r>
      <w:r w:rsidR="00B941FD" w:rsidRPr="00D213D8">
        <w:rPr>
          <w:b/>
        </w:rPr>
        <w:t>19</w:t>
      </w:r>
      <w:r w:rsidR="00944E1A">
        <w:rPr>
          <w:b/>
        </w:rPr>
        <w:t>_</w:t>
      </w:r>
      <w:r w:rsidR="00F0431D">
        <w:rPr>
          <w:b/>
        </w:rPr>
        <w:t>extent</w:t>
      </w:r>
      <w:r w:rsidR="00B941FD" w:rsidRPr="003B2459">
        <w:t xml:space="preserve">: </w:t>
      </w:r>
      <w:r w:rsidR="00F0431D">
        <w:t>H</w:t>
      </w:r>
      <w:r w:rsidR="00B941FD" w:rsidRPr="003B2459">
        <w:t xml:space="preserve">ow many cases </w:t>
      </w:r>
      <w:r w:rsidR="001249F9">
        <w:t xml:space="preserve">of government force </w:t>
      </w:r>
      <w:r w:rsidR="00B941FD" w:rsidRPr="003B2459">
        <w:t>were there</w:t>
      </w:r>
      <w:r w:rsidR="001249F9">
        <w:t>?</w:t>
      </w:r>
      <w:r w:rsidR="00B941FD" w:rsidRPr="003B2459">
        <w:t xml:space="preserve">  </w:t>
      </w:r>
    </w:p>
    <w:p w:rsidR="00B941FD" w:rsidRPr="003B2459" w:rsidRDefault="00B941FD" w:rsidP="00B941FD">
      <w:pPr>
        <w:ind w:left="450"/>
      </w:pPr>
      <w:r w:rsidRPr="003B2459">
        <w:t>0.00= None</w:t>
      </w:r>
    </w:p>
    <w:p w:rsidR="00B941FD" w:rsidRPr="003B2459" w:rsidRDefault="00B941FD" w:rsidP="00B941FD">
      <w:pPr>
        <w:ind w:left="450"/>
      </w:pPr>
      <w:r w:rsidRPr="003B2459">
        <w:t>0.20= 1-9 cases of government force</w:t>
      </w:r>
    </w:p>
    <w:p w:rsidR="00B941FD" w:rsidRPr="003B2459" w:rsidRDefault="00B941FD" w:rsidP="00B941FD">
      <w:pPr>
        <w:ind w:left="450"/>
      </w:pPr>
      <w:r w:rsidRPr="003B2459">
        <w:t>0.40= 10-200 cases of government force</w:t>
      </w:r>
    </w:p>
    <w:p w:rsidR="00B941FD" w:rsidRPr="003B2459" w:rsidRDefault="00B941FD" w:rsidP="00B941FD">
      <w:pPr>
        <w:ind w:left="450"/>
      </w:pPr>
      <w:r w:rsidRPr="003B2459">
        <w:t>0.60= 201-1,000 cases of government force</w:t>
      </w:r>
    </w:p>
    <w:p w:rsidR="00B941FD" w:rsidRPr="003B2459" w:rsidRDefault="00B941FD" w:rsidP="00B941FD">
      <w:pPr>
        <w:ind w:left="450"/>
      </w:pPr>
      <w:r w:rsidRPr="003B2459">
        <w:t>0.80= 1,001-9,999 cases of government force</w:t>
      </w:r>
    </w:p>
    <w:p w:rsidR="00B941FD" w:rsidRDefault="00B941FD" w:rsidP="00B941FD">
      <w:pPr>
        <w:ind w:left="450"/>
      </w:pPr>
      <w:r w:rsidRPr="003B2459">
        <w:t>1.00= 10,000+ cases of government force</w:t>
      </w:r>
    </w:p>
    <w:p w:rsidR="00F632F1" w:rsidRDefault="00F632F1" w:rsidP="00F0431D"/>
    <w:p w:rsidR="00F632F1" w:rsidRDefault="00FE38E0" w:rsidP="00DF5D09">
      <w:r>
        <w:rPr>
          <w:b/>
        </w:rPr>
        <w:t>GRI_Q_</w:t>
      </w:r>
      <w:r w:rsidR="00F0431D">
        <w:rPr>
          <w:b/>
        </w:rPr>
        <w:t>19</w:t>
      </w:r>
      <w:r w:rsidR="00F0431D">
        <w:rPr>
          <w:b/>
        </w:rPr>
        <w:softHyphen/>
        <w:t xml:space="preserve">_Property </w:t>
      </w:r>
      <w:r w:rsidR="00AA041A">
        <w:rPr>
          <w:b/>
        </w:rPr>
        <w:t>Damage</w:t>
      </w:r>
      <w:r w:rsidR="00F0431D">
        <w:t xml:space="preserve">: </w:t>
      </w:r>
      <w:r w:rsidR="00DF5D09">
        <w:t>D</w:t>
      </w:r>
      <w:r w:rsidR="00F632F1">
        <w:t>id any level of government use force toward religious groups that resulted in individuals having their personal or religious properties damaged or destroyed?</w:t>
      </w:r>
    </w:p>
    <w:p w:rsidR="00FF5F2D" w:rsidRPr="003B2459" w:rsidRDefault="00FF5F2D" w:rsidP="00FF5F2D">
      <w:pPr>
        <w:ind w:left="450"/>
      </w:pPr>
      <w:r w:rsidRPr="003B2459">
        <w:t>0.00= None</w:t>
      </w:r>
    </w:p>
    <w:p w:rsidR="00FF5F2D" w:rsidRPr="003B2459" w:rsidRDefault="00FF5F2D" w:rsidP="00FF5F2D">
      <w:pPr>
        <w:ind w:left="450"/>
      </w:pPr>
      <w:r w:rsidRPr="003B2459">
        <w:t xml:space="preserve">0.20= 1-9 cases of </w:t>
      </w:r>
      <w:r>
        <w:t xml:space="preserve">property damaged or destroyed </w:t>
      </w:r>
    </w:p>
    <w:p w:rsidR="00FF5F2D" w:rsidRPr="003B2459" w:rsidRDefault="00FF5F2D" w:rsidP="00FF5F2D">
      <w:pPr>
        <w:ind w:left="450"/>
      </w:pPr>
      <w:r w:rsidRPr="003B2459">
        <w:t xml:space="preserve">0.40= 10-200 cases of </w:t>
      </w:r>
      <w:r>
        <w:t>property damaged or destroyed</w:t>
      </w:r>
    </w:p>
    <w:p w:rsidR="00FF5F2D" w:rsidRPr="003B2459" w:rsidRDefault="00FF5F2D" w:rsidP="00FF5F2D">
      <w:pPr>
        <w:ind w:left="450"/>
      </w:pPr>
      <w:r w:rsidRPr="003B2459">
        <w:t xml:space="preserve">0.60= 201-1,000 cases of </w:t>
      </w:r>
      <w:r>
        <w:t>property damaged or destroyed</w:t>
      </w:r>
    </w:p>
    <w:p w:rsidR="00FF5F2D" w:rsidRPr="003B2459" w:rsidRDefault="00FF5F2D" w:rsidP="00FF5F2D">
      <w:pPr>
        <w:ind w:left="450"/>
      </w:pPr>
      <w:r w:rsidRPr="003B2459">
        <w:t xml:space="preserve">0.80= 1,001-9,999 cases of </w:t>
      </w:r>
      <w:r>
        <w:t>property damaged or destroyed</w:t>
      </w:r>
    </w:p>
    <w:p w:rsidR="00FF5F2D" w:rsidRDefault="00FF5F2D" w:rsidP="00FF5F2D">
      <w:pPr>
        <w:ind w:left="450"/>
      </w:pPr>
      <w:r w:rsidRPr="003B2459">
        <w:t xml:space="preserve">1.00= 10,000+ cases of </w:t>
      </w:r>
      <w:r>
        <w:t>property damaged or destroyed</w:t>
      </w:r>
    </w:p>
    <w:p w:rsidR="00F632F1" w:rsidRDefault="00F632F1" w:rsidP="00F0431D"/>
    <w:p w:rsidR="00F632F1" w:rsidRDefault="00FE38E0" w:rsidP="00DF5D09">
      <w:r>
        <w:rPr>
          <w:b/>
        </w:rPr>
        <w:t>GRI_Q_</w:t>
      </w:r>
      <w:r w:rsidR="00F632F1" w:rsidRPr="00DF5D09">
        <w:rPr>
          <w:b/>
        </w:rPr>
        <w:t>19</w:t>
      </w:r>
      <w:r w:rsidR="00944E1A">
        <w:rPr>
          <w:b/>
        </w:rPr>
        <w:t>_</w:t>
      </w:r>
      <w:r w:rsidR="00AA041A">
        <w:rPr>
          <w:b/>
        </w:rPr>
        <w:t>Detentions</w:t>
      </w:r>
      <w:r w:rsidR="00F632F1">
        <w:t xml:space="preserve">: </w:t>
      </w:r>
      <w:r w:rsidR="00F0431D">
        <w:t>D</w:t>
      </w:r>
      <w:r w:rsidR="00F632F1">
        <w:t>id any level of government use force toward religious groups that resulted in individuals being imprisoned or detained?</w:t>
      </w:r>
    </w:p>
    <w:p w:rsidR="00FF5F2D" w:rsidRPr="003B2459" w:rsidRDefault="00FF5F2D" w:rsidP="00FF5F2D">
      <w:pPr>
        <w:ind w:left="450"/>
      </w:pPr>
      <w:r w:rsidRPr="003B2459">
        <w:t>0.00= None</w:t>
      </w:r>
    </w:p>
    <w:p w:rsidR="00FF5F2D" w:rsidRPr="003B2459" w:rsidRDefault="00FF5F2D" w:rsidP="00FF5F2D">
      <w:pPr>
        <w:ind w:left="450"/>
      </w:pPr>
      <w:r w:rsidRPr="003B2459">
        <w:t xml:space="preserve">0.20= 1-9 cases of </w:t>
      </w:r>
      <w:r>
        <w:t xml:space="preserve">individuals imprisoned or detained </w:t>
      </w:r>
    </w:p>
    <w:p w:rsidR="00FF5F2D" w:rsidRPr="003B2459" w:rsidRDefault="00FF5F2D" w:rsidP="00FF5F2D">
      <w:pPr>
        <w:ind w:left="450"/>
      </w:pPr>
      <w:r w:rsidRPr="003B2459">
        <w:t xml:space="preserve">0.40= 10-200 cases of </w:t>
      </w:r>
      <w:r>
        <w:t>individuals imprisoned or detained</w:t>
      </w:r>
    </w:p>
    <w:p w:rsidR="00FF5F2D" w:rsidRPr="003B2459" w:rsidRDefault="00FF5F2D" w:rsidP="00FF5F2D">
      <w:pPr>
        <w:ind w:left="450"/>
      </w:pPr>
      <w:r w:rsidRPr="003B2459">
        <w:t xml:space="preserve">0.60= 201-1,000 cases of </w:t>
      </w:r>
      <w:r>
        <w:t>individuals imprisoned or detained</w:t>
      </w:r>
    </w:p>
    <w:p w:rsidR="00FF5F2D" w:rsidRPr="003B2459" w:rsidRDefault="00FF5F2D" w:rsidP="00FF5F2D">
      <w:pPr>
        <w:ind w:left="450"/>
      </w:pPr>
      <w:r w:rsidRPr="003B2459">
        <w:t xml:space="preserve">0.80= 1,001-9,999 cases of </w:t>
      </w:r>
      <w:r>
        <w:t>individuals imprisoned or detained</w:t>
      </w:r>
    </w:p>
    <w:p w:rsidR="00FF5F2D" w:rsidRDefault="00FF5F2D" w:rsidP="00FF5F2D">
      <w:pPr>
        <w:ind w:left="450"/>
      </w:pPr>
      <w:r w:rsidRPr="003B2459">
        <w:t xml:space="preserve">1.00= 10,000+ cases of </w:t>
      </w:r>
      <w:r>
        <w:t>individuals imprisoned or detained</w:t>
      </w:r>
    </w:p>
    <w:p w:rsidR="003579F5" w:rsidRDefault="003579F5" w:rsidP="00F0431D"/>
    <w:p w:rsidR="00F632F1" w:rsidRDefault="00FE38E0" w:rsidP="00DF5D09">
      <w:r>
        <w:rPr>
          <w:b/>
        </w:rPr>
        <w:t>GRI_Q_</w:t>
      </w:r>
      <w:r w:rsidR="00F632F1" w:rsidRPr="00DF5D09">
        <w:rPr>
          <w:b/>
        </w:rPr>
        <w:t>19</w:t>
      </w:r>
      <w:r w:rsidR="00944E1A">
        <w:rPr>
          <w:b/>
        </w:rPr>
        <w:t>_</w:t>
      </w:r>
      <w:r w:rsidR="00AA041A">
        <w:rPr>
          <w:b/>
        </w:rPr>
        <w:t>D</w:t>
      </w:r>
      <w:r w:rsidR="00F632F1" w:rsidRPr="00DF5D09">
        <w:rPr>
          <w:b/>
        </w:rPr>
        <w:t>isplace</w:t>
      </w:r>
      <w:r w:rsidR="00AA041A">
        <w:rPr>
          <w:b/>
        </w:rPr>
        <w:t>ments</w:t>
      </w:r>
      <w:r w:rsidR="00F632F1">
        <w:t xml:space="preserve">: </w:t>
      </w:r>
      <w:r w:rsidR="00F0431D">
        <w:t>D</w:t>
      </w:r>
      <w:r w:rsidR="00AA041A">
        <w:t>i</w:t>
      </w:r>
      <w:r w:rsidR="00F632F1">
        <w:t>d any level of government use force toward religious groups that resulted in individuals being displaced from their homes?</w:t>
      </w:r>
    </w:p>
    <w:p w:rsidR="00FF5F2D" w:rsidRPr="003B2459" w:rsidRDefault="00FF5F2D" w:rsidP="00FF5F2D">
      <w:pPr>
        <w:ind w:left="450"/>
      </w:pPr>
      <w:r w:rsidRPr="003B2459">
        <w:t>0.00= None</w:t>
      </w:r>
    </w:p>
    <w:p w:rsidR="00FF5F2D" w:rsidRPr="003B2459" w:rsidRDefault="00FF5F2D" w:rsidP="00FF5F2D">
      <w:pPr>
        <w:ind w:left="450"/>
      </w:pPr>
      <w:r w:rsidRPr="003B2459">
        <w:t xml:space="preserve">0.20= 1-9 cases of </w:t>
      </w:r>
      <w:r>
        <w:t xml:space="preserve">individuals being displaced </w:t>
      </w:r>
    </w:p>
    <w:p w:rsidR="00FF5F2D" w:rsidRPr="003B2459" w:rsidRDefault="00FF5F2D" w:rsidP="00FF5F2D">
      <w:pPr>
        <w:ind w:left="450"/>
      </w:pPr>
      <w:r w:rsidRPr="003B2459">
        <w:t xml:space="preserve">0.40= 10-200 cases of </w:t>
      </w:r>
      <w:r>
        <w:t>individuals being displaced</w:t>
      </w:r>
    </w:p>
    <w:p w:rsidR="00FF5F2D" w:rsidRPr="003B2459" w:rsidRDefault="00FF5F2D" w:rsidP="00FF5F2D">
      <w:pPr>
        <w:ind w:left="450"/>
      </w:pPr>
      <w:r w:rsidRPr="003B2459">
        <w:t xml:space="preserve">0.60= 201-1,000 cases of </w:t>
      </w:r>
      <w:r>
        <w:t>individuals being displaced</w:t>
      </w:r>
    </w:p>
    <w:p w:rsidR="003579F5" w:rsidRDefault="00FF5F2D" w:rsidP="00FF5F2D">
      <w:pPr>
        <w:ind w:left="450"/>
      </w:pPr>
      <w:r w:rsidRPr="003B2459">
        <w:t xml:space="preserve">0.80= 1,001-9,999 cases of </w:t>
      </w:r>
      <w:r>
        <w:t>individuals being displaced</w:t>
      </w:r>
    </w:p>
    <w:p w:rsidR="00FF5F2D" w:rsidRDefault="00FF5F2D" w:rsidP="00FF5F2D">
      <w:pPr>
        <w:ind w:left="450"/>
      </w:pPr>
      <w:r w:rsidRPr="003B2459">
        <w:t xml:space="preserve">1.00= 10,000+ cases of </w:t>
      </w:r>
      <w:r>
        <w:t>individuals being displaced</w:t>
      </w:r>
    </w:p>
    <w:p w:rsidR="00FF5F2D" w:rsidRDefault="00FF5F2D" w:rsidP="00FF5F2D">
      <w:pPr>
        <w:ind w:left="450"/>
      </w:pPr>
    </w:p>
    <w:p w:rsidR="00F632F1" w:rsidRDefault="00FE38E0" w:rsidP="00DF5D09">
      <w:r>
        <w:rPr>
          <w:b/>
        </w:rPr>
        <w:lastRenderedPageBreak/>
        <w:t>GRI_Q_</w:t>
      </w:r>
      <w:r w:rsidR="00F632F1" w:rsidRPr="00DF5D09">
        <w:rPr>
          <w:b/>
        </w:rPr>
        <w:t>19</w:t>
      </w:r>
      <w:r w:rsidR="00944E1A">
        <w:rPr>
          <w:b/>
        </w:rPr>
        <w:t>_</w:t>
      </w:r>
      <w:r w:rsidR="00AA041A">
        <w:rPr>
          <w:b/>
        </w:rPr>
        <w:t>A</w:t>
      </w:r>
      <w:r w:rsidR="00F632F1" w:rsidRPr="00DF5D09">
        <w:rPr>
          <w:b/>
        </w:rPr>
        <w:t>buse</w:t>
      </w:r>
      <w:r w:rsidR="00F632F1">
        <w:t xml:space="preserve">: </w:t>
      </w:r>
      <w:r w:rsidR="00DF5D09">
        <w:t>D</w:t>
      </w:r>
      <w:r w:rsidR="00AA041A">
        <w:t>i</w:t>
      </w:r>
      <w:r w:rsidR="00F632F1">
        <w:t>d any level of government use force toward religious groups that resulted in individuals being physically abused?</w:t>
      </w:r>
    </w:p>
    <w:p w:rsidR="00FF5F2D" w:rsidRPr="003B2459" w:rsidRDefault="00FF5F2D" w:rsidP="00FF5F2D">
      <w:pPr>
        <w:ind w:left="450"/>
      </w:pPr>
      <w:r w:rsidRPr="003B2459">
        <w:t>0.00= None</w:t>
      </w:r>
    </w:p>
    <w:p w:rsidR="00FF5F2D" w:rsidRPr="003B2459" w:rsidRDefault="00FF5F2D" w:rsidP="00FF5F2D">
      <w:pPr>
        <w:ind w:left="450"/>
      </w:pPr>
      <w:r w:rsidRPr="003B2459">
        <w:t xml:space="preserve">0.20= 1-9 cases of </w:t>
      </w:r>
      <w:r>
        <w:t>individuals being physically abused</w:t>
      </w:r>
    </w:p>
    <w:p w:rsidR="00FF5F2D" w:rsidRPr="003B2459" w:rsidRDefault="00FF5F2D" w:rsidP="00FF5F2D">
      <w:pPr>
        <w:ind w:left="450"/>
      </w:pPr>
      <w:r w:rsidRPr="003B2459">
        <w:t xml:space="preserve">0.40= 10-200 cases of </w:t>
      </w:r>
      <w:r>
        <w:t>individuals being physically abused</w:t>
      </w:r>
    </w:p>
    <w:p w:rsidR="00FF5F2D" w:rsidRPr="003B2459" w:rsidRDefault="00FF5F2D" w:rsidP="00FF5F2D">
      <w:pPr>
        <w:ind w:left="450"/>
      </w:pPr>
      <w:r w:rsidRPr="003B2459">
        <w:t xml:space="preserve">0.60= 201-1,000 cases of </w:t>
      </w:r>
      <w:r>
        <w:t>individuals being physically abused</w:t>
      </w:r>
    </w:p>
    <w:p w:rsidR="00FF5F2D" w:rsidRDefault="00FF5F2D" w:rsidP="00FF5F2D">
      <w:pPr>
        <w:ind w:left="450"/>
      </w:pPr>
      <w:r w:rsidRPr="003B2459">
        <w:t xml:space="preserve">0.80= 1,001-9,999 cases of </w:t>
      </w:r>
      <w:r>
        <w:t>individuals being physically abused</w:t>
      </w:r>
    </w:p>
    <w:p w:rsidR="00FF5F2D" w:rsidRDefault="00FF5F2D" w:rsidP="00FF5F2D">
      <w:pPr>
        <w:ind w:left="450"/>
      </w:pPr>
      <w:r w:rsidRPr="003B2459">
        <w:t xml:space="preserve">1.00= 10,000+ cases of </w:t>
      </w:r>
      <w:r>
        <w:t>individuals being physically abused</w:t>
      </w:r>
    </w:p>
    <w:p w:rsidR="003579F5" w:rsidRDefault="003579F5" w:rsidP="00F0431D"/>
    <w:p w:rsidR="00F632F1" w:rsidRDefault="00FE38E0" w:rsidP="00DF5D09">
      <w:r>
        <w:rPr>
          <w:b/>
        </w:rPr>
        <w:t>GRI_Q_</w:t>
      </w:r>
      <w:r w:rsidR="00F632F1" w:rsidRPr="00DF5D09">
        <w:rPr>
          <w:b/>
        </w:rPr>
        <w:t>19</w:t>
      </w:r>
      <w:r w:rsidR="00944E1A">
        <w:rPr>
          <w:b/>
        </w:rPr>
        <w:t>_</w:t>
      </w:r>
      <w:r w:rsidR="00AA041A">
        <w:rPr>
          <w:b/>
        </w:rPr>
        <w:t>D</w:t>
      </w:r>
      <w:r w:rsidR="00F00CC3" w:rsidRPr="00DF5D09">
        <w:rPr>
          <w:b/>
        </w:rPr>
        <w:t>eath</w:t>
      </w:r>
      <w:r w:rsidR="00AA041A">
        <w:rPr>
          <w:b/>
        </w:rPr>
        <w:t>s</w:t>
      </w:r>
      <w:r w:rsidR="00F632F1">
        <w:t xml:space="preserve">: </w:t>
      </w:r>
      <w:r w:rsidR="00DF5D09">
        <w:t>D</w:t>
      </w:r>
      <w:r w:rsidR="00F632F1">
        <w:t>id any level of government use force toward religious groups that resulted in individuals being killed?</w:t>
      </w:r>
    </w:p>
    <w:p w:rsidR="00FF5F2D" w:rsidRPr="003B2459" w:rsidRDefault="00FF5F2D" w:rsidP="00FF5F2D">
      <w:pPr>
        <w:ind w:left="450"/>
      </w:pPr>
      <w:r w:rsidRPr="003B2459">
        <w:t>0.00= None</w:t>
      </w:r>
    </w:p>
    <w:p w:rsidR="00FF5F2D" w:rsidRPr="003B2459" w:rsidRDefault="00FF5F2D" w:rsidP="00FF5F2D">
      <w:pPr>
        <w:ind w:left="450"/>
      </w:pPr>
      <w:r w:rsidRPr="003B2459">
        <w:t xml:space="preserve">0.20= 1-9 cases of </w:t>
      </w:r>
      <w:r>
        <w:t>individuals being killed</w:t>
      </w:r>
    </w:p>
    <w:p w:rsidR="00FF5F2D" w:rsidRPr="003B2459" w:rsidRDefault="00FF5F2D" w:rsidP="00FF5F2D">
      <w:pPr>
        <w:ind w:left="450"/>
      </w:pPr>
      <w:r w:rsidRPr="003B2459">
        <w:t xml:space="preserve">0.40= 10-200 cases of </w:t>
      </w:r>
      <w:r>
        <w:t>individuals being killed</w:t>
      </w:r>
    </w:p>
    <w:p w:rsidR="00FF5F2D" w:rsidRPr="003B2459" w:rsidRDefault="00FF5F2D" w:rsidP="00FF5F2D">
      <w:pPr>
        <w:ind w:left="450"/>
      </w:pPr>
      <w:r w:rsidRPr="003B2459">
        <w:t xml:space="preserve">0.60= 201-1,000 cases of </w:t>
      </w:r>
      <w:r>
        <w:t>individuals being killed</w:t>
      </w:r>
    </w:p>
    <w:p w:rsidR="00FF5F2D" w:rsidRDefault="00FF5F2D" w:rsidP="00FF5F2D">
      <w:pPr>
        <w:ind w:left="450"/>
      </w:pPr>
      <w:r w:rsidRPr="003B2459">
        <w:t xml:space="preserve">0.80= 1,001-9,999 cases of </w:t>
      </w:r>
      <w:r>
        <w:t>individuals being killed</w:t>
      </w:r>
    </w:p>
    <w:p w:rsidR="00FF5F2D" w:rsidRDefault="00FF5F2D" w:rsidP="00FF5F2D">
      <w:pPr>
        <w:ind w:left="450"/>
      </w:pPr>
      <w:r w:rsidRPr="003B2459">
        <w:t xml:space="preserve">1.00= 10,000+ cases of </w:t>
      </w:r>
      <w:r>
        <w:t>individuals being killed</w:t>
      </w:r>
    </w:p>
    <w:p w:rsidR="00FF5F2D" w:rsidRDefault="00FF5F2D" w:rsidP="00FF5F2D">
      <w:pPr>
        <w:ind w:left="450"/>
      </w:pPr>
    </w:p>
    <w:p w:rsidR="00B941FD" w:rsidRDefault="00B941FD" w:rsidP="00B941FD">
      <w:pPr>
        <w:rPr>
          <w:i/>
          <w:iCs/>
          <w:sz w:val="22"/>
        </w:rPr>
      </w:pPr>
      <w:r w:rsidRPr="004C016D">
        <w:rPr>
          <w:i/>
          <w:sz w:val="22"/>
        </w:rPr>
        <w:t>Th</w:t>
      </w:r>
      <w:r w:rsidR="00892761">
        <w:rPr>
          <w:i/>
          <w:sz w:val="22"/>
        </w:rPr>
        <w:t xml:space="preserve">is set of questions </w:t>
      </w:r>
      <w:r w:rsidRPr="004C016D">
        <w:rPr>
          <w:i/>
          <w:sz w:val="22"/>
        </w:rPr>
        <w:t xml:space="preserve">measure the severity of government force related to religion </w:t>
      </w:r>
      <w:r w:rsidR="001249F9">
        <w:rPr>
          <w:i/>
          <w:sz w:val="22"/>
        </w:rPr>
        <w:t xml:space="preserve">in </w:t>
      </w:r>
      <w:r w:rsidRPr="004C016D">
        <w:rPr>
          <w:i/>
          <w:sz w:val="22"/>
        </w:rPr>
        <w:t xml:space="preserve">society. This includes incidents </w:t>
      </w:r>
      <w:r w:rsidR="00892761">
        <w:rPr>
          <w:i/>
          <w:sz w:val="22"/>
        </w:rPr>
        <w:t xml:space="preserve">where </w:t>
      </w:r>
      <w:r w:rsidRPr="004A1F7F">
        <w:rPr>
          <w:i/>
          <w:sz w:val="22"/>
        </w:rPr>
        <w:t xml:space="preserve">individuals </w:t>
      </w:r>
      <w:r w:rsidR="00892761">
        <w:rPr>
          <w:i/>
          <w:sz w:val="22"/>
        </w:rPr>
        <w:t xml:space="preserve">were </w:t>
      </w:r>
      <w:r w:rsidRPr="004A1F7F">
        <w:rPr>
          <w:i/>
          <w:iCs/>
          <w:sz w:val="22"/>
        </w:rPr>
        <w:t>imprisoned or detained (</w:t>
      </w:r>
      <w:r w:rsidRPr="004A1F7F">
        <w:rPr>
          <w:bCs/>
          <w:i/>
          <w:sz w:val="22"/>
        </w:rPr>
        <w:t>arrested, convicted, waiting appeal or appeal has been overturned</w:t>
      </w:r>
      <w:r w:rsidRPr="004A1F7F">
        <w:rPr>
          <w:i/>
          <w:iCs/>
          <w:sz w:val="22"/>
        </w:rPr>
        <w:t xml:space="preserve">), </w:t>
      </w:r>
      <w:r w:rsidRPr="004A1F7F">
        <w:rPr>
          <w:i/>
          <w:sz w:val="22"/>
        </w:rPr>
        <w:t>displaced from their homes (</w:t>
      </w:r>
      <w:r w:rsidRPr="004A1F7F">
        <w:rPr>
          <w:bCs/>
          <w:i/>
          <w:iCs/>
          <w:sz w:val="22"/>
        </w:rPr>
        <w:t>deported or denied entry or return)</w:t>
      </w:r>
      <w:r w:rsidRPr="004A1F7F">
        <w:rPr>
          <w:i/>
          <w:iCs/>
          <w:sz w:val="22"/>
        </w:rPr>
        <w:t>, physically abused (</w:t>
      </w:r>
      <w:r w:rsidR="00892761">
        <w:rPr>
          <w:i/>
          <w:iCs/>
          <w:sz w:val="22"/>
        </w:rPr>
        <w:t xml:space="preserve">including </w:t>
      </w:r>
      <w:r w:rsidRPr="004A1F7F">
        <w:rPr>
          <w:i/>
          <w:sz w:val="22"/>
        </w:rPr>
        <w:t xml:space="preserve">any physical impact on </w:t>
      </w:r>
      <w:r w:rsidR="00892761">
        <w:rPr>
          <w:i/>
          <w:sz w:val="22"/>
        </w:rPr>
        <w:t>the</w:t>
      </w:r>
      <w:r w:rsidRPr="004A1F7F">
        <w:rPr>
          <w:i/>
          <w:sz w:val="22"/>
        </w:rPr>
        <w:t xml:space="preserve"> person</w:t>
      </w:r>
      <w:r w:rsidRPr="004A1F7F">
        <w:rPr>
          <w:i/>
          <w:iCs/>
          <w:sz w:val="22"/>
        </w:rPr>
        <w:t>)</w:t>
      </w:r>
      <w:r w:rsidRPr="004A1F7F">
        <w:rPr>
          <w:i/>
          <w:sz w:val="22"/>
        </w:rPr>
        <w:t xml:space="preserve">, killed, </w:t>
      </w:r>
      <w:r w:rsidR="00892761">
        <w:rPr>
          <w:i/>
          <w:sz w:val="22"/>
        </w:rPr>
        <w:t xml:space="preserve">or involved in incidents in which their </w:t>
      </w:r>
      <w:r w:rsidRPr="004A1F7F">
        <w:rPr>
          <w:i/>
          <w:sz w:val="22"/>
        </w:rPr>
        <w:t>personal or religious propert</w:t>
      </w:r>
      <w:r w:rsidR="00892761">
        <w:rPr>
          <w:i/>
          <w:sz w:val="22"/>
        </w:rPr>
        <w:t xml:space="preserve">y was </w:t>
      </w:r>
      <w:r w:rsidRPr="004A1F7F">
        <w:rPr>
          <w:i/>
          <w:sz w:val="22"/>
        </w:rPr>
        <w:t>damaged or destroyed</w:t>
      </w:r>
      <w:r w:rsidRPr="004A1F7F">
        <w:rPr>
          <w:i/>
          <w:iCs/>
          <w:sz w:val="22"/>
        </w:rPr>
        <w:t xml:space="preserve"> (property defaced, confiscated, closed or raided).</w:t>
      </w:r>
      <w:r w:rsidR="00871B8B" w:rsidRPr="004A1F7F">
        <w:rPr>
          <w:i/>
          <w:iCs/>
          <w:sz w:val="22"/>
        </w:rPr>
        <w:t xml:space="preserve"> </w:t>
      </w:r>
      <w:r w:rsidR="000A3504" w:rsidRPr="004A1F7F">
        <w:rPr>
          <w:i/>
          <w:iCs/>
          <w:sz w:val="22"/>
        </w:rPr>
        <w:t>A</w:t>
      </w:r>
      <w:r w:rsidR="00871B8B" w:rsidRPr="004A1F7F">
        <w:rPr>
          <w:i/>
          <w:iCs/>
          <w:sz w:val="22"/>
        </w:rPr>
        <w:t>rrests that do not involve physical violence are still counted in this question.</w:t>
      </w:r>
      <w:r w:rsidR="000A3504" w:rsidRPr="004A1F7F">
        <w:rPr>
          <w:i/>
          <w:iCs/>
          <w:sz w:val="22"/>
        </w:rPr>
        <w:t xml:space="preserve"> </w:t>
      </w:r>
      <w:r w:rsidR="000A3504" w:rsidRPr="004A1F7F">
        <w:rPr>
          <w:bCs/>
          <w:i/>
          <w:sz w:val="22"/>
          <w:szCs w:val="22"/>
        </w:rPr>
        <w:t xml:space="preserve">Direct coercion short of physical contact </w:t>
      </w:r>
      <w:r w:rsidR="00892761">
        <w:rPr>
          <w:bCs/>
          <w:i/>
          <w:sz w:val="22"/>
          <w:szCs w:val="22"/>
        </w:rPr>
        <w:t xml:space="preserve">but </w:t>
      </w:r>
      <w:r w:rsidR="000A3504" w:rsidRPr="004A1F7F">
        <w:rPr>
          <w:bCs/>
          <w:i/>
          <w:sz w:val="22"/>
          <w:szCs w:val="22"/>
        </w:rPr>
        <w:t xml:space="preserve">involving a lethal weapon is </w:t>
      </w:r>
      <w:r w:rsidR="004C016D">
        <w:rPr>
          <w:bCs/>
          <w:i/>
          <w:sz w:val="22"/>
          <w:szCs w:val="22"/>
        </w:rPr>
        <w:t>counted</w:t>
      </w:r>
      <w:r w:rsidR="004C016D" w:rsidRPr="004A1F7F">
        <w:rPr>
          <w:bCs/>
          <w:i/>
          <w:sz w:val="22"/>
          <w:szCs w:val="22"/>
        </w:rPr>
        <w:t xml:space="preserve"> </w:t>
      </w:r>
      <w:r w:rsidR="000A3504" w:rsidRPr="004A1F7F">
        <w:rPr>
          <w:bCs/>
          <w:i/>
          <w:sz w:val="22"/>
          <w:szCs w:val="22"/>
        </w:rPr>
        <w:t xml:space="preserve">as </w:t>
      </w:r>
      <w:r w:rsidR="00892761">
        <w:rPr>
          <w:bCs/>
          <w:i/>
          <w:sz w:val="22"/>
          <w:szCs w:val="22"/>
        </w:rPr>
        <w:t xml:space="preserve">an individual </w:t>
      </w:r>
      <w:r w:rsidR="00892761" w:rsidRPr="00613869">
        <w:rPr>
          <w:bCs/>
          <w:i/>
          <w:sz w:val="22"/>
          <w:szCs w:val="22"/>
        </w:rPr>
        <w:t>being</w:t>
      </w:r>
      <w:r w:rsidR="0067666B" w:rsidRPr="00613869">
        <w:rPr>
          <w:bCs/>
          <w:i/>
          <w:sz w:val="22"/>
          <w:szCs w:val="22"/>
        </w:rPr>
        <w:t xml:space="preserve"> </w:t>
      </w:r>
      <w:r w:rsidR="00FE38E0" w:rsidRPr="00613869">
        <w:rPr>
          <w:bCs/>
          <w:i/>
          <w:sz w:val="22"/>
          <w:szCs w:val="22"/>
        </w:rPr>
        <w:t>abused</w:t>
      </w:r>
      <w:r w:rsidR="0067666B" w:rsidRPr="00613869">
        <w:rPr>
          <w:bCs/>
          <w:i/>
          <w:sz w:val="22"/>
          <w:szCs w:val="22"/>
        </w:rPr>
        <w:t>.</w:t>
      </w:r>
      <w:r w:rsidR="00F632F1">
        <w:rPr>
          <w:bCs/>
          <w:i/>
          <w:sz w:val="22"/>
          <w:szCs w:val="22"/>
        </w:rPr>
        <w:t xml:space="preserve"> </w:t>
      </w:r>
      <w:r w:rsidR="00892761">
        <w:rPr>
          <w:bCs/>
          <w:i/>
          <w:sz w:val="22"/>
          <w:szCs w:val="22"/>
        </w:rPr>
        <w:t>Ongoing d</w:t>
      </w:r>
      <w:r w:rsidR="00B86E6E">
        <w:rPr>
          <w:bCs/>
          <w:i/>
          <w:sz w:val="22"/>
          <w:szCs w:val="22"/>
        </w:rPr>
        <w:t xml:space="preserve">isplacements that occurred as </w:t>
      </w:r>
      <w:r w:rsidR="00892761">
        <w:rPr>
          <w:bCs/>
          <w:i/>
          <w:sz w:val="22"/>
          <w:szCs w:val="22"/>
        </w:rPr>
        <w:t xml:space="preserve">a </w:t>
      </w:r>
      <w:r w:rsidR="00B86E6E">
        <w:rPr>
          <w:bCs/>
          <w:i/>
          <w:sz w:val="22"/>
          <w:szCs w:val="22"/>
        </w:rPr>
        <w:t xml:space="preserve">result of earlier use of force by governments toward religious groups are counted. </w:t>
      </w:r>
      <w:r w:rsidR="00017AA7">
        <w:rPr>
          <w:bCs/>
          <w:i/>
          <w:sz w:val="22"/>
          <w:szCs w:val="22"/>
        </w:rPr>
        <w:t xml:space="preserve">Ongoing issues with the restitution of religious property </w:t>
      </w:r>
      <w:r w:rsidR="00892761">
        <w:rPr>
          <w:bCs/>
          <w:i/>
          <w:sz w:val="22"/>
          <w:szCs w:val="22"/>
        </w:rPr>
        <w:t xml:space="preserve">are </w:t>
      </w:r>
      <w:r w:rsidR="00017AA7">
        <w:rPr>
          <w:bCs/>
          <w:i/>
          <w:sz w:val="22"/>
          <w:szCs w:val="22"/>
        </w:rPr>
        <w:t xml:space="preserve">counted as well. </w:t>
      </w:r>
      <w:r w:rsidR="00892761">
        <w:rPr>
          <w:bCs/>
          <w:i/>
          <w:sz w:val="22"/>
          <w:szCs w:val="22"/>
        </w:rPr>
        <w:t>Th</w:t>
      </w:r>
      <w:r w:rsidR="00360F96">
        <w:rPr>
          <w:bCs/>
          <w:i/>
          <w:sz w:val="22"/>
          <w:szCs w:val="22"/>
        </w:rPr>
        <w:t xml:space="preserve">ese </w:t>
      </w:r>
      <w:r w:rsidR="00892761">
        <w:rPr>
          <w:bCs/>
          <w:i/>
          <w:sz w:val="22"/>
          <w:szCs w:val="22"/>
        </w:rPr>
        <w:t xml:space="preserve">questions </w:t>
      </w:r>
      <w:r w:rsidR="00360F96">
        <w:rPr>
          <w:bCs/>
          <w:i/>
          <w:sz w:val="22"/>
          <w:szCs w:val="22"/>
        </w:rPr>
        <w:t xml:space="preserve">are </w:t>
      </w:r>
      <w:r w:rsidR="00F632F1">
        <w:rPr>
          <w:bCs/>
          <w:i/>
          <w:sz w:val="22"/>
          <w:szCs w:val="22"/>
        </w:rPr>
        <w:t xml:space="preserve">presented together in the </w:t>
      </w:r>
      <w:r w:rsidR="003579F5">
        <w:rPr>
          <w:bCs/>
          <w:i/>
          <w:sz w:val="22"/>
          <w:szCs w:val="22"/>
        </w:rPr>
        <w:t>“</w:t>
      </w:r>
      <w:r w:rsidR="00F632F1">
        <w:rPr>
          <w:bCs/>
          <w:i/>
          <w:sz w:val="22"/>
          <w:szCs w:val="22"/>
        </w:rPr>
        <w:t>Summary of Results</w:t>
      </w:r>
      <w:r w:rsidR="003579F5">
        <w:rPr>
          <w:bCs/>
          <w:i/>
          <w:sz w:val="22"/>
          <w:szCs w:val="22"/>
        </w:rPr>
        <w:t>”</w:t>
      </w:r>
      <w:r w:rsidR="00F632F1">
        <w:rPr>
          <w:bCs/>
          <w:i/>
          <w:sz w:val="22"/>
          <w:szCs w:val="22"/>
        </w:rPr>
        <w:t xml:space="preserve"> </w:t>
      </w:r>
      <w:r w:rsidR="00892761">
        <w:rPr>
          <w:bCs/>
          <w:i/>
          <w:sz w:val="22"/>
          <w:szCs w:val="22"/>
        </w:rPr>
        <w:t>section of the religious restrictions reports</w:t>
      </w:r>
      <w:r w:rsidR="00F0431D">
        <w:rPr>
          <w:bCs/>
          <w:i/>
          <w:sz w:val="22"/>
          <w:szCs w:val="22"/>
        </w:rPr>
        <w:t>.</w:t>
      </w:r>
      <w:r w:rsidR="0097507E">
        <w:rPr>
          <w:i/>
          <w:iCs/>
          <w:sz w:val="22"/>
        </w:rPr>
        <w:t xml:space="preserve"> </w:t>
      </w:r>
    </w:p>
    <w:p w:rsidR="006B3308" w:rsidDel="00FF5F2D" w:rsidRDefault="006B3308" w:rsidP="00B941FD">
      <w:pPr>
        <w:rPr>
          <w:del w:id="47" w:author="Peter Henne" w:date="2015-07-06T11:22:00Z"/>
          <w:i/>
          <w:iCs/>
          <w:sz w:val="22"/>
        </w:rPr>
      </w:pPr>
    </w:p>
    <w:p w:rsidR="00B941FD" w:rsidRPr="003B2459" w:rsidRDefault="00B941FD" w:rsidP="00B941FD">
      <w:pPr>
        <w:rPr>
          <w:i/>
          <w:sz w:val="22"/>
        </w:rPr>
      </w:pPr>
    </w:p>
    <w:p w:rsidR="00693F57" w:rsidRDefault="00B941FD" w:rsidP="00B941FD">
      <w:pPr>
        <w:rPr>
          <w:b/>
          <w:i/>
          <w:sz w:val="22"/>
        </w:rPr>
      </w:pPr>
      <w:r w:rsidRPr="003B2459">
        <w:rPr>
          <w:b/>
          <w:i/>
          <w:sz w:val="22"/>
        </w:rPr>
        <w:t xml:space="preserve">The following set of questions measure various aspects of government favoritism toward some or all religious groups. </w:t>
      </w:r>
    </w:p>
    <w:p w:rsidR="00547F70" w:rsidRPr="00613869" w:rsidRDefault="00547F70" w:rsidP="00B941FD">
      <w:pPr>
        <w:rPr>
          <w:b/>
          <w:i/>
        </w:rPr>
      </w:pPr>
    </w:p>
    <w:p w:rsidR="00B941FD" w:rsidRPr="003B2459" w:rsidRDefault="00FE38E0" w:rsidP="00B941FD">
      <w:r>
        <w:rPr>
          <w:b/>
        </w:rPr>
        <w:t>GRI_Q_</w:t>
      </w:r>
      <w:r w:rsidR="002B291C">
        <w:rPr>
          <w:b/>
        </w:rPr>
        <w:t>20_</w:t>
      </w:r>
      <w:r w:rsidR="00B941FD" w:rsidRPr="00D213D8">
        <w:rPr>
          <w:b/>
        </w:rPr>
        <w:t>1</w:t>
      </w:r>
      <w:r w:rsidR="00B941FD" w:rsidRPr="003B2459">
        <w:t>: Does the country’s constitution or basic law recognize a favored religion or religions?</w:t>
      </w:r>
    </w:p>
    <w:p w:rsidR="00B941FD" w:rsidRPr="003B2459" w:rsidRDefault="00B941FD" w:rsidP="00B941FD">
      <w:pPr>
        <w:ind w:left="450"/>
      </w:pPr>
      <w:r w:rsidRPr="003B2459">
        <w:t>0=</w:t>
      </w:r>
      <w:r>
        <w:t xml:space="preserve"> No</w:t>
      </w:r>
    </w:p>
    <w:p w:rsidR="00B941FD" w:rsidRPr="003B2459" w:rsidRDefault="00B941FD" w:rsidP="00B941FD">
      <w:pPr>
        <w:ind w:left="450"/>
      </w:pPr>
      <w:r>
        <w:t>1.00= Yes</w:t>
      </w:r>
    </w:p>
    <w:p w:rsidR="00B941FD" w:rsidRPr="003B2459" w:rsidRDefault="00B941FD" w:rsidP="00B941FD">
      <w:pPr>
        <w:ind w:left="720"/>
        <w:rPr>
          <w:i/>
          <w:sz w:val="20"/>
        </w:rPr>
      </w:pPr>
    </w:p>
    <w:p w:rsidR="00B941FD" w:rsidRPr="003B2459" w:rsidRDefault="00B941FD" w:rsidP="00B941FD">
      <w:pPr>
        <w:rPr>
          <w:bCs/>
          <w:i/>
          <w:iCs/>
          <w:sz w:val="22"/>
        </w:rPr>
      </w:pPr>
      <w:r w:rsidRPr="003B2459">
        <w:rPr>
          <w:bCs/>
          <w:i/>
          <w:iCs/>
          <w:sz w:val="22"/>
        </w:rPr>
        <w:lastRenderedPageBreak/>
        <w:t xml:space="preserve">This question measures whether </w:t>
      </w:r>
      <w:r w:rsidR="001770AA">
        <w:rPr>
          <w:bCs/>
          <w:i/>
          <w:iCs/>
          <w:sz w:val="22"/>
        </w:rPr>
        <w:t xml:space="preserve">a country’s </w:t>
      </w:r>
      <w:r w:rsidRPr="003B2459">
        <w:rPr>
          <w:bCs/>
          <w:i/>
          <w:iCs/>
          <w:sz w:val="22"/>
        </w:rPr>
        <w:t xml:space="preserve">constitution or basic law mentions that </w:t>
      </w:r>
      <w:r w:rsidR="00871B8B">
        <w:rPr>
          <w:bCs/>
          <w:i/>
          <w:iCs/>
          <w:sz w:val="22"/>
        </w:rPr>
        <w:t xml:space="preserve">the government favors </w:t>
      </w:r>
      <w:r w:rsidR="001770AA">
        <w:rPr>
          <w:bCs/>
          <w:i/>
          <w:iCs/>
          <w:sz w:val="22"/>
        </w:rPr>
        <w:t xml:space="preserve">a particular religion or religions, </w:t>
      </w:r>
      <w:r w:rsidR="00871B8B">
        <w:rPr>
          <w:bCs/>
          <w:i/>
          <w:iCs/>
          <w:sz w:val="22"/>
        </w:rPr>
        <w:t xml:space="preserve">or </w:t>
      </w:r>
      <w:r w:rsidR="001770AA">
        <w:rPr>
          <w:bCs/>
          <w:i/>
          <w:iCs/>
          <w:sz w:val="22"/>
        </w:rPr>
        <w:t xml:space="preserve">favors </w:t>
      </w:r>
      <w:r w:rsidRPr="003B2459">
        <w:rPr>
          <w:bCs/>
          <w:i/>
          <w:iCs/>
          <w:sz w:val="22"/>
        </w:rPr>
        <w:t>any specific religion’s practices or beliefs</w:t>
      </w:r>
      <w:r w:rsidR="00871B8B">
        <w:rPr>
          <w:bCs/>
          <w:i/>
          <w:iCs/>
          <w:sz w:val="22"/>
        </w:rPr>
        <w:t>. This includes designating a religion as the official religion</w:t>
      </w:r>
      <w:r w:rsidR="002F7A12">
        <w:rPr>
          <w:bCs/>
          <w:i/>
          <w:iCs/>
          <w:sz w:val="22"/>
        </w:rPr>
        <w:t xml:space="preserve"> of the country</w:t>
      </w:r>
      <w:r w:rsidR="00871B8B">
        <w:rPr>
          <w:bCs/>
          <w:i/>
          <w:iCs/>
          <w:sz w:val="22"/>
        </w:rPr>
        <w:t xml:space="preserve">, as well as broader applications, such as </w:t>
      </w:r>
      <w:r w:rsidR="001770AA">
        <w:rPr>
          <w:bCs/>
          <w:i/>
          <w:iCs/>
          <w:sz w:val="22"/>
        </w:rPr>
        <w:t xml:space="preserve">favoring </w:t>
      </w:r>
      <w:r w:rsidRPr="003B2459">
        <w:rPr>
          <w:bCs/>
          <w:i/>
          <w:iCs/>
          <w:sz w:val="22"/>
        </w:rPr>
        <w:t xml:space="preserve">Islamic law or courts or </w:t>
      </w:r>
      <w:r w:rsidR="001770AA">
        <w:rPr>
          <w:bCs/>
          <w:i/>
          <w:iCs/>
          <w:sz w:val="22"/>
        </w:rPr>
        <w:t xml:space="preserve">recognizing </w:t>
      </w:r>
      <w:r w:rsidRPr="003B2459">
        <w:rPr>
          <w:bCs/>
          <w:i/>
          <w:iCs/>
          <w:sz w:val="22"/>
        </w:rPr>
        <w:t>Christian or Buddhist principles.</w:t>
      </w:r>
      <w:r w:rsidR="00871B8B">
        <w:rPr>
          <w:bCs/>
          <w:i/>
          <w:iCs/>
          <w:sz w:val="22"/>
        </w:rPr>
        <w:t xml:space="preserve"> If the country’s laws recognize a favored religion but the constitution or basic law does not, this question is coded as </w:t>
      </w:r>
      <w:r w:rsidR="002F7A12">
        <w:rPr>
          <w:bCs/>
          <w:i/>
          <w:iCs/>
          <w:sz w:val="22"/>
        </w:rPr>
        <w:t>“</w:t>
      </w:r>
      <w:r w:rsidR="00665A16">
        <w:rPr>
          <w:bCs/>
          <w:i/>
          <w:iCs/>
          <w:sz w:val="22"/>
        </w:rPr>
        <w:t>n</w:t>
      </w:r>
      <w:r w:rsidR="00871B8B">
        <w:rPr>
          <w:bCs/>
          <w:i/>
          <w:iCs/>
          <w:sz w:val="22"/>
        </w:rPr>
        <w:t>o.</w:t>
      </w:r>
      <w:r w:rsidR="002F7A12">
        <w:rPr>
          <w:bCs/>
          <w:i/>
          <w:iCs/>
          <w:sz w:val="22"/>
        </w:rPr>
        <w:t>”</w:t>
      </w:r>
      <w:r w:rsidR="00871B8B">
        <w:rPr>
          <w:bCs/>
          <w:i/>
          <w:iCs/>
          <w:sz w:val="22"/>
        </w:rPr>
        <w:t xml:space="preserve"> </w:t>
      </w:r>
      <w:r w:rsidRPr="003B2459">
        <w:rPr>
          <w:bCs/>
          <w:i/>
          <w:iCs/>
          <w:sz w:val="22"/>
        </w:rPr>
        <w:t xml:space="preserve"> </w:t>
      </w:r>
      <w:r w:rsidR="00FF5F2D">
        <w:rPr>
          <w:bCs/>
          <w:i/>
          <w:iCs/>
          <w:sz w:val="22"/>
        </w:rPr>
        <w:t xml:space="preserve">                                                                </w:t>
      </w:r>
    </w:p>
    <w:p w:rsidR="00B941FD" w:rsidRPr="003B2459" w:rsidRDefault="00B941FD" w:rsidP="00B941FD"/>
    <w:p w:rsidR="00B941FD" w:rsidRPr="003B2459" w:rsidRDefault="00FE38E0" w:rsidP="00B941FD">
      <w:pPr>
        <w:rPr>
          <w:color w:val="000000"/>
        </w:rPr>
      </w:pPr>
      <w:r>
        <w:rPr>
          <w:b/>
        </w:rPr>
        <w:t>GRI_Q_</w:t>
      </w:r>
      <w:r w:rsidR="002B291C">
        <w:rPr>
          <w:b/>
        </w:rPr>
        <w:t>20_</w:t>
      </w:r>
      <w:r w:rsidR="00B941FD" w:rsidRPr="00D213D8">
        <w:rPr>
          <w:b/>
        </w:rPr>
        <w:t>2</w:t>
      </w:r>
      <w:r w:rsidR="00B941FD" w:rsidRPr="003B2459">
        <w:t>: Do all religious groups receive the same level of government access and privileges?</w:t>
      </w:r>
      <w:r w:rsidR="00B941FD" w:rsidRPr="003B2459">
        <w:rPr>
          <w:color w:val="000000"/>
        </w:rPr>
        <w:t xml:space="preserve"> </w:t>
      </w:r>
    </w:p>
    <w:p w:rsidR="00B941FD" w:rsidRPr="003B2459" w:rsidRDefault="00B941FD" w:rsidP="00B941FD">
      <w:pPr>
        <w:ind w:left="450"/>
        <w:rPr>
          <w:color w:val="000000"/>
        </w:rPr>
      </w:pPr>
      <w:r w:rsidRPr="003B2459">
        <w:rPr>
          <w:color w:val="000000"/>
        </w:rPr>
        <w:t>0=</w:t>
      </w:r>
      <w:r w:rsidRPr="003B2459">
        <w:t xml:space="preserve"> All religious groups are generally treated the same</w:t>
      </w:r>
    </w:p>
    <w:p w:rsidR="00B941FD" w:rsidRPr="003B2459" w:rsidRDefault="00B941FD" w:rsidP="00B941FD">
      <w:pPr>
        <w:ind w:left="450"/>
        <w:rPr>
          <w:color w:val="000000"/>
        </w:rPr>
      </w:pPr>
      <w:r w:rsidRPr="003B2459">
        <w:rPr>
          <w:color w:val="000000"/>
        </w:rPr>
        <w:t>0.25=</w:t>
      </w:r>
      <w:r w:rsidRPr="003B2459">
        <w:t xml:space="preserve"> </w:t>
      </w:r>
      <w:proofErr w:type="gramStart"/>
      <w:r w:rsidRPr="003B2459">
        <w:t>Some</w:t>
      </w:r>
      <w:proofErr w:type="gramEnd"/>
      <w:r w:rsidRPr="003B2459">
        <w:t xml:space="preserve"> religious groups have minimal privileges unavailable to other religious groups, limited to things such as inheriting buildings or properties</w:t>
      </w:r>
    </w:p>
    <w:p w:rsidR="00B941FD" w:rsidRPr="003B2459" w:rsidRDefault="00B941FD" w:rsidP="00B941FD">
      <w:pPr>
        <w:ind w:left="450"/>
        <w:rPr>
          <w:color w:val="000000"/>
        </w:rPr>
      </w:pPr>
      <w:r w:rsidRPr="003B2459">
        <w:rPr>
          <w:color w:val="000000"/>
        </w:rPr>
        <w:t>0.50=</w:t>
      </w:r>
      <w:r w:rsidRPr="003B2459">
        <w:t xml:space="preserve"> </w:t>
      </w:r>
      <w:proofErr w:type="gramStart"/>
      <w:r w:rsidRPr="003B2459">
        <w:t>Some</w:t>
      </w:r>
      <w:proofErr w:type="gramEnd"/>
      <w:r w:rsidRPr="003B2459">
        <w:t xml:space="preserve"> religious groups have general privileges or government access unavailable to other religious groups</w:t>
      </w:r>
      <w:r w:rsidRPr="003B2459">
        <w:rPr>
          <w:color w:val="000000"/>
        </w:rPr>
        <w:t xml:space="preserve"> </w:t>
      </w:r>
    </w:p>
    <w:p w:rsidR="00B941FD" w:rsidRPr="003B2459" w:rsidRDefault="00B941FD" w:rsidP="00B941FD">
      <w:pPr>
        <w:ind w:left="450"/>
        <w:rPr>
          <w:color w:val="000000"/>
        </w:rPr>
      </w:pPr>
      <w:r w:rsidRPr="003B2459">
        <w:rPr>
          <w:color w:val="000000"/>
        </w:rPr>
        <w:t>0.75=</w:t>
      </w:r>
      <w:r w:rsidRPr="003B2459">
        <w:t xml:space="preserve"> One religious group has privileges or government access unavailable to other religious groups, but it is not recognized as the country’s official religion</w:t>
      </w:r>
    </w:p>
    <w:p w:rsidR="00B941FD" w:rsidRPr="003B2459" w:rsidRDefault="00B941FD" w:rsidP="00B941FD">
      <w:pPr>
        <w:ind w:left="450"/>
      </w:pPr>
      <w:r w:rsidRPr="003B2459">
        <w:rPr>
          <w:color w:val="000000"/>
        </w:rPr>
        <w:t>1.00=</w:t>
      </w:r>
      <w:r w:rsidRPr="003B2459">
        <w:t xml:space="preserve"> One religious group has privileges or government access unavailable to other religious groups, and it is recognized by the national government as the official religion</w:t>
      </w:r>
    </w:p>
    <w:p w:rsidR="00B941FD" w:rsidRPr="003B2459" w:rsidRDefault="00B941FD" w:rsidP="00B941FD">
      <w:pPr>
        <w:rPr>
          <w:sz w:val="20"/>
        </w:rPr>
      </w:pPr>
    </w:p>
    <w:p w:rsidR="00B941FD" w:rsidRPr="003B2459" w:rsidRDefault="00B941FD" w:rsidP="00B941FD">
      <w:pPr>
        <w:rPr>
          <w:i/>
          <w:sz w:val="22"/>
          <w:szCs w:val="22"/>
        </w:rPr>
      </w:pPr>
      <w:r w:rsidRPr="003B2459">
        <w:rPr>
          <w:i/>
          <w:sz w:val="22"/>
        </w:rPr>
        <w:t xml:space="preserve">This question measures government favoritism through privileges or government access. </w:t>
      </w:r>
      <w:r w:rsidR="001C73E8">
        <w:rPr>
          <w:i/>
          <w:sz w:val="22"/>
        </w:rPr>
        <w:t xml:space="preserve">This includes government funding, </w:t>
      </w:r>
      <w:r>
        <w:rPr>
          <w:i/>
          <w:sz w:val="22"/>
        </w:rPr>
        <w:t>concordat agreements</w:t>
      </w:r>
      <w:r w:rsidRPr="003B2459">
        <w:rPr>
          <w:i/>
          <w:sz w:val="22"/>
        </w:rPr>
        <w:t xml:space="preserve"> with the Vatican</w:t>
      </w:r>
      <w:r w:rsidR="001C73E8">
        <w:rPr>
          <w:i/>
          <w:sz w:val="22"/>
        </w:rPr>
        <w:t xml:space="preserve"> and similar agreements for other religious traditions</w:t>
      </w:r>
      <w:r w:rsidR="007C6B78">
        <w:rPr>
          <w:i/>
          <w:sz w:val="22"/>
        </w:rPr>
        <w:t>,</w:t>
      </w:r>
      <w:r w:rsidR="001C73E8">
        <w:rPr>
          <w:i/>
          <w:sz w:val="22"/>
        </w:rPr>
        <w:t xml:space="preserve"> and</w:t>
      </w:r>
      <w:r w:rsidRPr="003B2459">
        <w:rPr>
          <w:i/>
          <w:sz w:val="22"/>
        </w:rPr>
        <w:t xml:space="preserve"> special access to hospitals or other government institutions</w:t>
      </w:r>
      <w:r w:rsidR="001C73E8">
        <w:rPr>
          <w:i/>
          <w:sz w:val="22"/>
        </w:rPr>
        <w:t xml:space="preserve">. It also includes situations in which the official </w:t>
      </w:r>
      <w:r w:rsidRPr="003B2459">
        <w:rPr>
          <w:i/>
          <w:sz w:val="22"/>
        </w:rPr>
        <w:t>religion does not ha</w:t>
      </w:r>
      <w:r w:rsidR="001C73E8">
        <w:rPr>
          <w:i/>
          <w:sz w:val="22"/>
        </w:rPr>
        <w:t>ve to register but all other</w:t>
      </w:r>
      <w:r w:rsidR="002F7A12">
        <w:rPr>
          <w:i/>
          <w:sz w:val="22"/>
        </w:rPr>
        <w:t xml:space="preserve"> religion</w:t>
      </w:r>
      <w:r w:rsidR="001C73E8">
        <w:rPr>
          <w:i/>
          <w:sz w:val="22"/>
        </w:rPr>
        <w:t xml:space="preserve">s do. </w:t>
      </w:r>
    </w:p>
    <w:p w:rsidR="00B941FD" w:rsidRPr="003B2459" w:rsidRDefault="00B941FD" w:rsidP="00B941FD"/>
    <w:p w:rsidR="00FF5F2D" w:rsidRPr="003B2459" w:rsidRDefault="00FE38E0" w:rsidP="00FF5F2D">
      <w:r>
        <w:rPr>
          <w:b/>
        </w:rPr>
        <w:t>GRI_Q_</w:t>
      </w:r>
      <w:r w:rsidR="002B291C">
        <w:rPr>
          <w:b/>
        </w:rPr>
        <w:t>20_</w:t>
      </w:r>
      <w:r w:rsidR="00FF5F2D" w:rsidRPr="009E0BDA">
        <w:rPr>
          <w:b/>
        </w:rPr>
        <w:t>3</w:t>
      </w:r>
      <w:r w:rsidR="00FF5F2D" w:rsidRPr="009E0BDA">
        <w:t>:</w:t>
      </w:r>
      <w:r w:rsidR="00FF5F2D" w:rsidRPr="00F632F1">
        <w:t xml:space="preserve"> Does any level of government provide funds or other resources </w:t>
      </w:r>
      <w:r w:rsidR="001770AA">
        <w:t xml:space="preserve">to </w:t>
      </w:r>
      <w:r w:rsidR="00FF5F2D" w:rsidRPr="00F632F1">
        <w:t xml:space="preserve">religious </w:t>
      </w:r>
      <w:r w:rsidR="001770AA">
        <w:t>groups?</w:t>
      </w:r>
    </w:p>
    <w:p w:rsidR="00FF5F2D" w:rsidRPr="003B2459" w:rsidRDefault="00FF5F2D" w:rsidP="00FF5F2D">
      <w:pPr>
        <w:ind w:left="450"/>
        <w:rPr>
          <w:color w:val="000000"/>
        </w:rPr>
      </w:pPr>
      <w:r w:rsidRPr="003B2459">
        <w:rPr>
          <w:color w:val="000000"/>
        </w:rPr>
        <w:t>0= No</w:t>
      </w:r>
    </w:p>
    <w:p w:rsidR="00FF5F2D" w:rsidRPr="003B2459" w:rsidRDefault="00FF5F2D" w:rsidP="00FF5F2D">
      <w:pPr>
        <w:ind w:left="450"/>
        <w:rPr>
          <w:color w:val="000000"/>
        </w:rPr>
      </w:pPr>
      <w:r w:rsidRPr="003B2459">
        <w:rPr>
          <w:color w:val="000000"/>
        </w:rPr>
        <w:t>0.50=</w:t>
      </w:r>
      <w:r w:rsidRPr="003B2459">
        <w:t xml:space="preserve"> Yes, but with no obvious favoritism to a particular group or groups</w:t>
      </w:r>
    </w:p>
    <w:p w:rsidR="00FF5F2D" w:rsidRPr="003B2459" w:rsidRDefault="00FF5F2D" w:rsidP="00FF5F2D">
      <w:pPr>
        <w:ind w:left="450"/>
      </w:pPr>
      <w:r w:rsidRPr="003B2459">
        <w:rPr>
          <w:color w:val="000000"/>
        </w:rPr>
        <w:t>1.00=</w:t>
      </w:r>
      <w:r w:rsidRPr="003B2459">
        <w:t xml:space="preserve"> Yes, and with obvious favoritism to a particular group or groups  </w:t>
      </w:r>
    </w:p>
    <w:p w:rsidR="00FF5F2D" w:rsidRPr="003B2459" w:rsidRDefault="00FF5F2D" w:rsidP="00FF5F2D">
      <w:pPr>
        <w:rPr>
          <w:b/>
        </w:rPr>
      </w:pPr>
    </w:p>
    <w:p w:rsidR="00FF5F2D" w:rsidRPr="00FF5F2D" w:rsidRDefault="00FF5F2D" w:rsidP="00FF5F2D">
      <w:pPr>
        <w:pStyle w:val="ListParagraph"/>
        <w:numPr>
          <w:ilvl w:val="0"/>
          <w:numId w:val="0"/>
        </w:numPr>
        <w:spacing w:line="240" w:lineRule="auto"/>
        <w:ind w:left="360"/>
        <w:rPr>
          <w:i/>
          <w:color w:val="000000"/>
          <w:sz w:val="22"/>
        </w:rPr>
      </w:pPr>
      <w:r w:rsidRPr="00FF5F2D">
        <w:rPr>
          <w:i/>
          <w:sz w:val="22"/>
        </w:rPr>
        <w:t xml:space="preserve">This question is a composite measure of the following </w:t>
      </w:r>
      <w:r w:rsidR="00A11CF6">
        <w:rPr>
          <w:i/>
          <w:sz w:val="22"/>
        </w:rPr>
        <w:t xml:space="preserve">component </w:t>
      </w:r>
      <w:r w:rsidRPr="00FF5F2D">
        <w:rPr>
          <w:i/>
          <w:sz w:val="22"/>
        </w:rPr>
        <w:t>questions (</w:t>
      </w:r>
      <w:r w:rsidRPr="00D2129C">
        <w:rPr>
          <w:i/>
          <w:sz w:val="22"/>
        </w:rPr>
        <w:t>GRI</w:t>
      </w:r>
      <w:r w:rsidR="0009116D">
        <w:rPr>
          <w:i/>
          <w:sz w:val="22"/>
        </w:rPr>
        <w:t xml:space="preserve"> </w:t>
      </w:r>
      <w:r w:rsidRPr="00D2129C">
        <w:rPr>
          <w:i/>
          <w:sz w:val="22"/>
        </w:rPr>
        <w:t>Q</w:t>
      </w:r>
      <w:r w:rsidR="00FD35B5">
        <w:rPr>
          <w:i/>
          <w:sz w:val="22"/>
        </w:rPr>
        <w:t>_</w:t>
      </w:r>
      <w:r w:rsidR="002B291C">
        <w:rPr>
          <w:i/>
          <w:sz w:val="22"/>
        </w:rPr>
        <w:t>20_</w:t>
      </w:r>
      <w:r w:rsidRPr="00D2129C">
        <w:rPr>
          <w:i/>
          <w:sz w:val="22"/>
        </w:rPr>
        <w:t>3</w:t>
      </w:r>
      <w:r w:rsidR="00FD35B5">
        <w:rPr>
          <w:i/>
          <w:sz w:val="22"/>
        </w:rPr>
        <w:t>_</w:t>
      </w:r>
      <w:r w:rsidRPr="00D2129C">
        <w:rPr>
          <w:i/>
          <w:sz w:val="22"/>
        </w:rPr>
        <w:t>a through GRI</w:t>
      </w:r>
      <w:r w:rsidR="0009116D">
        <w:rPr>
          <w:i/>
          <w:sz w:val="22"/>
        </w:rPr>
        <w:t xml:space="preserve"> </w:t>
      </w:r>
      <w:r w:rsidRPr="00D2129C">
        <w:rPr>
          <w:i/>
          <w:sz w:val="22"/>
        </w:rPr>
        <w:t>Q</w:t>
      </w:r>
      <w:r w:rsidR="00FD35B5">
        <w:rPr>
          <w:i/>
          <w:sz w:val="22"/>
        </w:rPr>
        <w:t>_</w:t>
      </w:r>
      <w:r w:rsidR="002B291C">
        <w:rPr>
          <w:i/>
          <w:sz w:val="22"/>
        </w:rPr>
        <w:t>20_</w:t>
      </w:r>
      <w:r w:rsidRPr="00D2129C">
        <w:rPr>
          <w:i/>
          <w:sz w:val="22"/>
        </w:rPr>
        <w:t>3</w:t>
      </w:r>
      <w:r w:rsidR="00FD35B5">
        <w:rPr>
          <w:i/>
          <w:sz w:val="22"/>
        </w:rPr>
        <w:t>_</w:t>
      </w:r>
      <w:r w:rsidRPr="00D2129C">
        <w:rPr>
          <w:i/>
          <w:sz w:val="22"/>
        </w:rPr>
        <w:t xml:space="preserve">c). </w:t>
      </w:r>
      <w:r w:rsidR="00917F3F" w:rsidRPr="0009116D">
        <w:rPr>
          <w:i/>
          <w:sz w:val="22"/>
          <w:szCs w:val="22"/>
        </w:rPr>
        <w:t xml:space="preserve">Favoritism in government funding of a religion or religions </w:t>
      </w:r>
      <w:r w:rsidR="00917F3F">
        <w:rPr>
          <w:i/>
          <w:sz w:val="22"/>
          <w:szCs w:val="22"/>
        </w:rPr>
        <w:t xml:space="preserve">occurs </w:t>
      </w:r>
      <w:r w:rsidR="00917F3F" w:rsidRPr="0009116D">
        <w:rPr>
          <w:i/>
          <w:sz w:val="22"/>
          <w:szCs w:val="22"/>
        </w:rPr>
        <w:t xml:space="preserve">when preferential treatment of one or more religious groups puts other religious groups at a </w:t>
      </w:r>
      <w:r w:rsidR="00917F3F">
        <w:rPr>
          <w:i/>
          <w:sz w:val="22"/>
          <w:szCs w:val="22"/>
        </w:rPr>
        <w:t xml:space="preserve">clear </w:t>
      </w:r>
      <w:r w:rsidR="00917F3F" w:rsidRPr="0009116D">
        <w:rPr>
          <w:i/>
          <w:sz w:val="22"/>
          <w:szCs w:val="22"/>
        </w:rPr>
        <w:t xml:space="preserve">disadvantage. </w:t>
      </w:r>
      <w:r w:rsidRPr="0009116D">
        <w:rPr>
          <w:i/>
          <w:sz w:val="22"/>
          <w:szCs w:val="22"/>
        </w:rPr>
        <w:t xml:space="preserve">Funding can include subsidies or in-kind </w:t>
      </w:r>
      <w:r w:rsidR="0009116D">
        <w:rPr>
          <w:i/>
          <w:sz w:val="22"/>
          <w:szCs w:val="22"/>
        </w:rPr>
        <w:t xml:space="preserve">contributions </w:t>
      </w:r>
      <w:r w:rsidRPr="0009116D">
        <w:rPr>
          <w:i/>
          <w:sz w:val="22"/>
          <w:szCs w:val="22"/>
        </w:rPr>
        <w:t>such as land or property</w:t>
      </w:r>
      <w:r w:rsidR="0009116D">
        <w:rPr>
          <w:i/>
          <w:sz w:val="22"/>
          <w:szCs w:val="22"/>
        </w:rPr>
        <w:t>.</w:t>
      </w:r>
      <w:r w:rsidRPr="0009116D">
        <w:rPr>
          <w:i/>
          <w:sz w:val="22"/>
          <w:szCs w:val="22"/>
        </w:rPr>
        <w:t xml:space="preserve"> </w:t>
      </w:r>
      <w:r w:rsidR="0009116D">
        <w:rPr>
          <w:i/>
          <w:sz w:val="22"/>
          <w:szCs w:val="22"/>
        </w:rPr>
        <w:t xml:space="preserve">Funding also can include subsidies or </w:t>
      </w:r>
      <w:r w:rsidRPr="0009116D">
        <w:rPr>
          <w:i/>
          <w:sz w:val="22"/>
          <w:szCs w:val="22"/>
        </w:rPr>
        <w:t>in</w:t>
      </w:r>
      <w:r w:rsidR="0009116D">
        <w:rPr>
          <w:i/>
          <w:sz w:val="22"/>
          <w:szCs w:val="22"/>
        </w:rPr>
        <w:t>-</w:t>
      </w:r>
      <w:r w:rsidRPr="0009116D">
        <w:rPr>
          <w:i/>
          <w:sz w:val="22"/>
          <w:szCs w:val="22"/>
        </w:rPr>
        <w:t xml:space="preserve">kind </w:t>
      </w:r>
      <w:r w:rsidR="0009116D">
        <w:rPr>
          <w:i/>
          <w:sz w:val="22"/>
          <w:szCs w:val="22"/>
        </w:rPr>
        <w:t xml:space="preserve">contributions </w:t>
      </w:r>
      <w:r w:rsidRPr="0009116D">
        <w:rPr>
          <w:i/>
          <w:sz w:val="22"/>
          <w:szCs w:val="22"/>
        </w:rPr>
        <w:t xml:space="preserve">to organizations run by religions, e.g., hospitals, schools, </w:t>
      </w:r>
      <w:r w:rsidR="0009116D">
        <w:rPr>
          <w:i/>
          <w:sz w:val="22"/>
          <w:szCs w:val="22"/>
        </w:rPr>
        <w:t xml:space="preserve">media organizations, etc. </w:t>
      </w:r>
      <w:r w:rsidRPr="00FF5F2D">
        <w:rPr>
          <w:i/>
          <w:sz w:val="22"/>
        </w:rPr>
        <w:t xml:space="preserve">If any of the component variables </w:t>
      </w:r>
      <w:r w:rsidR="00917F3F">
        <w:rPr>
          <w:i/>
          <w:sz w:val="22"/>
        </w:rPr>
        <w:t xml:space="preserve">receives </w:t>
      </w:r>
      <w:r w:rsidRPr="00FF5F2D">
        <w:rPr>
          <w:i/>
          <w:sz w:val="22"/>
        </w:rPr>
        <w:t xml:space="preserve">a </w:t>
      </w:r>
      <w:r w:rsidR="001377A6">
        <w:rPr>
          <w:i/>
          <w:sz w:val="22"/>
        </w:rPr>
        <w:t xml:space="preserve">score of </w:t>
      </w:r>
      <w:r w:rsidRPr="00FF5F2D">
        <w:rPr>
          <w:i/>
          <w:sz w:val="22"/>
        </w:rPr>
        <w:t>0.5, but none ha</w:t>
      </w:r>
      <w:r w:rsidR="00917F3F">
        <w:rPr>
          <w:i/>
          <w:sz w:val="22"/>
        </w:rPr>
        <w:t>s</w:t>
      </w:r>
      <w:r w:rsidRPr="00FF5F2D">
        <w:rPr>
          <w:i/>
          <w:sz w:val="22"/>
        </w:rPr>
        <w:t xml:space="preserve"> a </w:t>
      </w:r>
      <w:r w:rsidR="001377A6">
        <w:rPr>
          <w:i/>
          <w:sz w:val="22"/>
        </w:rPr>
        <w:t xml:space="preserve">score of </w:t>
      </w:r>
      <w:r w:rsidRPr="00FF5F2D">
        <w:rPr>
          <w:i/>
          <w:sz w:val="22"/>
        </w:rPr>
        <w:t xml:space="preserve">1 (indicating no obvious favoritism), the country would receive a </w:t>
      </w:r>
      <w:r w:rsidR="001377A6">
        <w:rPr>
          <w:i/>
          <w:sz w:val="22"/>
        </w:rPr>
        <w:t xml:space="preserve">score of </w:t>
      </w:r>
      <w:r w:rsidRPr="00FF5F2D">
        <w:rPr>
          <w:i/>
          <w:sz w:val="22"/>
        </w:rPr>
        <w:t>0.5 for GRI</w:t>
      </w:r>
      <w:r w:rsidR="0009116D">
        <w:rPr>
          <w:i/>
          <w:sz w:val="22"/>
        </w:rPr>
        <w:t xml:space="preserve"> </w:t>
      </w:r>
      <w:r w:rsidRPr="00FF5F2D">
        <w:rPr>
          <w:i/>
          <w:sz w:val="22"/>
        </w:rPr>
        <w:t>Q</w:t>
      </w:r>
      <w:r w:rsidR="00FD35B5">
        <w:rPr>
          <w:i/>
          <w:sz w:val="22"/>
        </w:rPr>
        <w:t>_</w:t>
      </w:r>
      <w:r w:rsidR="002B291C">
        <w:rPr>
          <w:i/>
          <w:sz w:val="22"/>
        </w:rPr>
        <w:t>20_</w:t>
      </w:r>
      <w:r w:rsidRPr="00FF5F2D">
        <w:rPr>
          <w:i/>
          <w:sz w:val="22"/>
        </w:rPr>
        <w:t xml:space="preserve">3. </w:t>
      </w:r>
      <w:r w:rsidRPr="00D2129C">
        <w:rPr>
          <w:i/>
          <w:sz w:val="22"/>
        </w:rPr>
        <w:t xml:space="preserve">If any of the component </w:t>
      </w:r>
      <w:r w:rsidR="0009116D">
        <w:rPr>
          <w:i/>
          <w:sz w:val="22"/>
        </w:rPr>
        <w:t xml:space="preserve">variables of </w:t>
      </w:r>
      <w:r w:rsidRPr="00D2129C">
        <w:rPr>
          <w:i/>
          <w:sz w:val="22"/>
        </w:rPr>
        <w:t>GRI</w:t>
      </w:r>
      <w:r w:rsidR="0009116D">
        <w:rPr>
          <w:i/>
          <w:sz w:val="22"/>
        </w:rPr>
        <w:t xml:space="preserve"> </w:t>
      </w:r>
      <w:r w:rsidRPr="00D2129C">
        <w:rPr>
          <w:i/>
          <w:sz w:val="22"/>
        </w:rPr>
        <w:t>Q</w:t>
      </w:r>
      <w:r w:rsidR="00FD35B5">
        <w:rPr>
          <w:i/>
          <w:sz w:val="22"/>
        </w:rPr>
        <w:t>_</w:t>
      </w:r>
      <w:r w:rsidR="002B291C">
        <w:rPr>
          <w:i/>
          <w:sz w:val="22"/>
        </w:rPr>
        <w:t>20_</w:t>
      </w:r>
      <w:r w:rsidRPr="00D2129C">
        <w:rPr>
          <w:i/>
          <w:sz w:val="22"/>
        </w:rPr>
        <w:t xml:space="preserve">3 </w:t>
      </w:r>
      <w:r w:rsidR="007C6B78">
        <w:rPr>
          <w:i/>
          <w:sz w:val="22"/>
        </w:rPr>
        <w:t xml:space="preserve">receives </w:t>
      </w:r>
      <w:r w:rsidRPr="00D2129C">
        <w:rPr>
          <w:i/>
          <w:sz w:val="22"/>
        </w:rPr>
        <w:t xml:space="preserve">a </w:t>
      </w:r>
      <w:r w:rsidR="001377A6">
        <w:rPr>
          <w:i/>
          <w:sz w:val="22"/>
        </w:rPr>
        <w:t xml:space="preserve">score </w:t>
      </w:r>
      <w:proofErr w:type="gramStart"/>
      <w:r w:rsidR="001377A6">
        <w:rPr>
          <w:i/>
          <w:sz w:val="22"/>
        </w:rPr>
        <w:t xml:space="preserve">of </w:t>
      </w:r>
      <w:r w:rsidRPr="00D2129C">
        <w:rPr>
          <w:i/>
          <w:sz w:val="22"/>
        </w:rPr>
        <w:t>1</w:t>
      </w:r>
      <w:r w:rsidR="0009116D">
        <w:rPr>
          <w:i/>
          <w:sz w:val="22"/>
        </w:rPr>
        <w:t xml:space="preserve"> </w:t>
      </w:r>
      <w:r w:rsidR="00665A16">
        <w:rPr>
          <w:i/>
          <w:sz w:val="22"/>
        </w:rPr>
        <w:t>–</w:t>
      </w:r>
      <w:r w:rsidR="0009116D">
        <w:rPr>
          <w:i/>
          <w:sz w:val="22"/>
        </w:rPr>
        <w:t xml:space="preserve"> i</w:t>
      </w:r>
      <w:r w:rsidRPr="00D2129C">
        <w:rPr>
          <w:i/>
          <w:sz w:val="22"/>
        </w:rPr>
        <w:t>ndicating obvious favoritism</w:t>
      </w:r>
      <w:proofErr w:type="gramEnd"/>
      <w:r w:rsidR="0009116D">
        <w:rPr>
          <w:i/>
          <w:sz w:val="22"/>
        </w:rPr>
        <w:t xml:space="preserve"> </w:t>
      </w:r>
      <w:r w:rsidR="00665A16">
        <w:rPr>
          <w:i/>
          <w:sz w:val="22"/>
        </w:rPr>
        <w:t xml:space="preserve">– </w:t>
      </w:r>
      <w:r w:rsidRPr="00D2129C">
        <w:rPr>
          <w:i/>
          <w:sz w:val="22"/>
        </w:rPr>
        <w:t>the country would receive a 1 for GRI</w:t>
      </w:r>
      <w:r w:rsidR="0009116D">
        <w:rPr>
          <w:i/>
          <w:sz w:val="22"/>
        </w:rPr>
        <w:t xml:space="preserve"> </w:t>
      </w:r>
      <w:r w:rsidRPr="00D2129C">
        <w:rPr>
          <w:i/>
          <w:sz w:val="22"/>
        </w:rPr>
        <w:t>Q</w:t>
      </w:r>
      <w:r w:rsidR="00FD35B5">
        <w:rPr>
          <w:i/>
          <w:sz w:val="22"/>
        </w:rPr>
        <w:t>_</w:t>
      </w:r>
      <w:r w:rsidR="002B291C">
        <w:rPr>
          <w:i/>
          <w:sz w:val="22"/>
        </w:rPr>
        <w:t>20_</w:t>
      </w:r>
      <w:r w:rsidRPr="00D2129C">
        <w:rPr>
          <w:i/>
          <w:sz w:val="22"/>
        </w:rPr>
        <w:t>3.</w:t>
      </w:r>
      <w:r w:rsidRPr="00D73A9E">
        <w:rPr>
          <w:i/>
          <w:sz w:val="22"/>
        </w:rPr>
        <w:t xml:space="preserve"> </w:t>
      </w:r>
      <w:r w:rsidRPr="00D73A9E">
        <w:rPr>
          <w:bCs/>
          <w:i/>
          <w:iCs/>
          <w:sz w:val="22"/>
        </w:rPr>
        <w:t xml:space="preserve">“No obvious favoritism” exists when all religious groups are treated equally. It </w:t>
      </w:r>
      <w:r w:rsidR="0009116D">
        <w:rPr>
          <w:bCs/>
          <w:i/>
          <w:iCs/>
          <w:sz w:val="22"/>
        </w:rPr>
        <w:t xml:space="preserve">also </w:t>
      </w:r>
      <w:r w:rsidRPr="00D73A9E">
        <w:rPr>
          <w:bCs/>
          <w:i/>
          <w:iCs/>
          <w:sz w:val="22"/>
        </w:rPr>
        <w:t>may exist when</w:t>
      </w:r>
      <w:r w:rsidRPr="00B7003C">
        <w:rPr>
          <w:bCs/>
          <w:i/>
          <w:iCs/>
          <w:sz w:val="22"/>
        </w:rPr>
        <w:t xml:space="preserve"> there is a </w:t>
      </w:r>
      <w:r w:rsidRPr="00B86E6E">
        <w:rPr>
          <w:bCs/>
          <w:i/>
          <w:iCs/>
          <w:sz w:val="22"/>
        </w:rPr>
        <w:t>proportional balance in funding according to the size of each religious community in a country</w:t>
      </w:r>
      <w:r w:rsidR="002B291C">
        <w:rPr>
          <w:bCs/>
          <w:i/>
          <w:iCs/>
          <w:sz w:val="22"/>
        </w:rPr>
        <w:t>, as long as there is a clear mechanism for or commitment to assuring a proportional balance of funding</w:t>
      </w:r>
      <w:r w:rsidR="0009116D">
        <w:rPr>
          <w:bCs/>
          <w:i/>
          <w:iCs/>
          <w:sz w:val="22"/>
        </w:rPr>
        <w:t xml:space="preserve">. </w:t>
      </w:r>
    </w:p>
    <w:p w:rsidR="00FF5F2D" w:rsidRDefault="00FF5F2D" w:rsidP="00B941FD">
      <w:pPr>
        <w:rPr>
          <w:b/>
        </w:rPr>
      </w:pPr>
    </w:p>
    <w:p w:rsidR="003579F5" w:rsidRDefault="003579F5" w:rsidP="00B941FD">
      <w:r w:rsidRPr="0009116D">
        <w:rPr>
          <w:b/>
        </w:rPr>
        <w:lastRenderedPageBreak/>
        <w:t>GRI</w:t>
      </w:r>
      <w:r w:rsidR="001377A6">
        <w:rPr>
          <w:b/>
        </w:rPr>
        <w:t>_</w:t>
      </w:r>
      <w:r w:rsidRPr="0009116D">
        <w:rPr>
          <w:b/>
        </w:rPr>
        <w:t>Q</w:t>
      </w:r>
      <w:r w:rsidR="001377A6">
        <w:rPr>
          <w:b/>
        </w:rPr>
        <w:t>_</w:t>
      </w:r>
      <w:r w:rsidR="002B291C">
        <w:rPr>
          <w:b/>
        </w:rPr>
        <w:t>20_</w:t>
      </w:r>
      <w:r w:rsidRPr="0009116D">
        <w:rPr>
          <w:b/>
        </w:rPr>
        <w:t>3</w:t>
      </w:r>
      <w:r w:rsidR="001377A6">
        <w:rPr>
          <w:b/>
        </w:rPr>
        <w:t>_</w:t>
      </w:r>
      <w:r w:rsidRPr="0009116D">
        <w:rPr>
          <w:b/>
        </w:rPr>
        <w:t>a</w:t>
      </w:r>
      <w:r>
        <w:t>: Does any level of government provide funds or other resources for religious education programs and/or religious schools?</w:t>
      </w:r>
    </w:p>
    <w:p w:rsidR="003579F5" w:rsidRPr="003B2459" w:rsidRDefault="003579F5" w:rsidP="003579F5">
      <w:pPr>
        <w:ind w:left="450"/>
        <w:rPr>
          <w:color w:val="000000"/>
        </w:rPr>
      </w:pPr>
      <w:r w:rsidRPr="003B2459">
        <w:rPr>
          <w:color w:val="000000"/>
        </w:rPr>
        <w:t>0= No</w:t>
      </w:r>
    </w:p>
    <w:p w:rsidR="003579F5" w:rsidRPr="003B2459" w:rsidRDefault="003579F5" w:rsidP="003579F5">
      <w:pPr>
        <w:ind w:left="450"/>
        <w:rPr>
          <w:color w:val="000000"/>
        </w:rPr>
      </w:pPr>
      <w:r w:rsidRPr="003B2459">
        <w:rPr>
          <w:color w:val="000000"/>
        </w:rPr>
        <w:t>0.50=</w:t>
      </w:r>
      <w:r w:rsidRPr="003B2459">
        <w:t xml:space="preserve"> Yes, but with no obvious favoritism to a particular group or groups</w:t>
      </w:r>
    </w:p>
    <w:p w:rsidR="003579F5" w:rsidRPr="003B2459" w:rsidRDefault="003579F5" w:rsidP="003579F5">
      <w:pPr>
        <w:ind w:left="450"/>
      </w:pPr>
      <w:r w:rsidRPr="003B2459">
        <w:rPr>
          <w:color w:val="000000"/>
        </w:rPr>
        <w:t>1.00=</w:t>
      </w:r>
      <w:r w:rsidRPr="003B2459">
        <w:t xml:space="preserve"> Yes, and with obvious favoritism to a particular group or groups  </w:t>
      </w:r>
    </w:p>
    <w:p w:rsidR="00A11CF6" w:rsidRDefault="00A11CF6" w:rsidP="00B941FD"/>
    <w:p w:rsidR="003579F5" w:rsidRPr="006034C9" w:rsidRDefault="00A11CF6" w:rsidP="00B941FD">
      <w:pPr>
        <w:rPr>
          <w:i/>
        </w:rPr>
      </w:pPr>
      <w:r w:rsidRPr="006034C9">
        <w:rPr>
          <w:i/>
        </w:rPr>
        <w:t xml:space="preserve">This question is a component of </w:t>
      </w:r>
      <w:r w:rsidR="00FE38E0">
        <w:rPr>
          <w:i/>
        </w:rPr>
        <w:t>GRI_Q_</w:t>
      </w:r>
      <w:r w:rsidR="002B291C">
        <w:rPr>
          <w:i/>
        </w:rPr>
        <w:t>20_</w:t>
      </w:r>
      <w:r w:rsidRPr="006034C9">
        <w:rPr>
          <w:i/>
        </w:rPr>
        <w:t>3.</w:t>
      </w:r>
    </w:p>
    <w:p w:rsidR="00A11CF6" w:rsidRDefault="00A11CF6" w:rsidP="00B941FD"/>
    <w:p w:rsidR="003579F5" w:rsidRDefault="003579F5" w:rsidP="00B941FD">
      <w:r>
        <w:rPr>
          <w:b/>
        </w:rPr>
        <w:t>GRI</w:t>
      </w:r>
      <w:r w:rsidR="001377A6">
        <w:rPr>
          <w:b/>
        </w:rPr>
        <w:t>_</w:t>
      </w:r>
      <w:r>
        <w:rPr>
          <w:b/>
        </w:rPr>
        <w:t>Q</w:t>
      </w:r>
      <w:r w:rsidR="001377A6">
        <w:rPr>
          <w:b/>
        </w:rPr>
        <w:t>_</w:t>
      </w:r>
      <w:r w:rsidR="002B291C">
        <w:rPr>
          <w:b/>
        </w:rPr>
        <w:t>20_</w:t>
      </w:r>
      <w:r>
        <w:rPr>
          <w:b/>
        </w:rPr>
        <w:t>3</w:t>
      </w:r>
      <w:r w:rsidR="001377A6">
        <w:rPr>
          <w:b/>
        </w:rPr>
        <w:t>_</w:t>
      </w:r>
      <w:r>
        <w:rPr>
          <w:b/>
        </w:rPr>
        <w:t xml:space="preserve">b: </w:t>
      </w:r>
      <w:r>
        <w:t>Does any level of government provide funds or other resources for religious property (e.g., buildings, upkeep, repair or land)?</w:t>
      </w:r>
    </w:p>
    <w:p w:rsidR="003579F5" w:rsidRPr="003B2459" w:rsidRDefault="003579F5" w:rsidP="003579F5">
      <w:pPr>
        <w:ind w:left="450"/>
        <w:rPr>
          <w:color w:val="000000"/>
        </w:rPr>
      </w:pPr>
      <w:r w:rsidRPr="003B2459">
        <w:rPr>
          <w:color w:val="000000"/>
        </w:rPr>
        <w:t>0= No</w:t>
      </w:r>
    </w:p>
    <w:p w:rsidR="003579F5" w:rsidRPr="003B2459" w:rsidRDefault="003579F5" w:rsidP="003579F5">
      <w:pPr>
        <w:ind w:left="450"/>
        <w:rPr>
          <w:color w:val="000000"/>
        </w:rPr>
      </w:pPr>
      <w:r w:rsidRPr="003B2459">
        <w:rPr>
          <w:color w:val="000000"/>
        </w:rPr>
        <w:t>0.50=</w:t>
      </w:r>
      <w:r w:rsidRPr="003B2459">
        <w:t xml:space="preserve"> Yes, but with no obvious favoritism to a particular group or groups</w:t>
      </w:r>
    </w:p>
    <w:p w:rsidR="00A11CF6" w:rsidRDefault="003579F5" w:rsidP="003579F5">
      <w:pPr>
        <w:ind w:left="450"/>
      </w:pPr>
      <w:r w:rsidRPr="003B2459">
        <w:rPr>
          <w:color w:val="000000"/>
        </w:rPr>
        <w:t>1.00=</w:t>
      </w:r>
      <w:r w:rsidRPr="003B2459">
        <w:t xml:space="preserve"> Yes, and with obvious favoritism to a particular group or groups </w:t>
      </w:r>
    </w:p>
    <w:p w:rsidR="00A11CF6" w:rsidRDefault="00A11CF6" w:rsidP="003579F5">
      <w:pPr>
        <w:ind w:left="450"/>
      </w:pPr>
    </w:p>
    <w:p w:rsidR="00A11CF6" w:rsidRPr="0042438C" w:rsidRDefault="00A11CF6" w:rsidP="00A11CF6">
      <w:pPr>
        <w:rPr>
          <w:i/>
        </w:rPr>
      </w:pPr>
      <w:r w:rsidRPr="0042438C">
        <w:rPr>
          <w:i/>
        </w:rPr>
        <w:t xml:space="preserve">This question is a component of </w:t>
      </w:r>
      <w:r w:rsidR="00FE38E0">
        <w:rPr>
          <w:i/>
        </w:rPr>
        <w:t>GRI_Q_</w:t>
      </w:r>
      <w:r w:rsidR="002B291C">
        <w:rPr>
          <w:i/>
        </w:rPr>
        <w:t>20_</w:t>
      </w:r>
      <w:r w:rsidRPr="0042438C">
        <w:rPr>
          <w:i/>
        </w:rPr>
        <w:t>3.</w:t>
      </w:r>
    </w:p>
    <w:p w:rsidR="003579F5" w:rsidRPr="003B2459" w:rsidRDefault="003579F5" w:rsidP="003579F5">
      <w:pPr>
        <w:ind w:left="450"/>
      </w:pPr>
    </w:p>
    <w:p w:rsidR="003579F5" w:rsidRDefault="00FE38E0" w:rsidP="00B941FD">
      <w:r>
        <w:rPr>
          <w:b/>
        </w:rPr>
        <w:t>GRI_Q_</w:t>
      </w:r>
      <w:r w:rsidR="002B291C">
        <w:rPr>
          <w:b/>
        </w:rPr>
        <w:t>20_</w:t>
      </w:r>
      <w:r w:rsidR="003579F5">
        <w:rPr>
          <w:b/>
        </w:rPr>
        <w:t>3</w:t>
      </w:r>
      <w:r w:rsidR="001377A6">
        <w:rPr>
          <w:b/>
        </w:rPr>
        <w:t>_</w:t>
      </w:r>
      <w:r w:rsidR="003579F5">
        <w:rPr>
          <w:b/>
        </w:rPr>
        <w:t xml:space="preserve">c: </w:t>
      </w:r>
      <w:r w:rsidR="003579F5">
        <w:t>Does any level of government provide funds or other resources for religious activities other than education or property?</w:t>
      </w:r>
    </w:p>
    <w:p w:rsidR="006D5F08" w:rsidRPr="003B2459" w:rsidRDefault="006D5F08" w:rsidP="006D5F08">
      <w:pPr>
        <w:ind w:left="450"/>
        <w:rPr>
          <w:color w:val="000000"/>
        </w:rPr>
      </w:pPr>
      <w:r w:rsidRPr="003B2459">
        <w:rPr>
          <w:color w:val="000000"/>
        </w:rPr>
        <w:t>0= No</w:t>
      </w:r>
    </w:p>
    <w:p w:rsidR="006D5F08" w:rsidRPr="003B2459" w:rsidRDefault="006D5F08" w:rsidP="006D5F08">
      <w:pPr>
        <w:ind w:left="450"/>
        <w:rPr>
          <w:color w:val="000000"/>
        </w:rPr>
      </w:pPr>
      <w:r w:rsidRPr="003B2459">
        <w:rPr>
          <w:color w:val="000000"/>
        </w:rPr>
        <w:t>0.50=</w:t>
      </w:r>
      <w:r w:rsidRPr="003B2459">
        <w:t xml:space="preserve"> Yes, but with no obvious favoritism to a particular group or groups</w:t>
      </w:r>
    </w:p>
    <w:p w:rsidR="00917F3F" w:rsidRDefault="006D5F08" w:rsidP="006D5F08">
      <w:pPr>
        <w:ind w:left="450"/>
      </w:pPr>
      <w:r w:rsidRPr="003B2459">
        <w:rPr>
          <w:color w:val="000000"/>
        </w:rPr>
        <w:t>1.00=</w:t>
      </w:r>
      <w:r w:rsidRPr="003B2459">
        <w:t xml:space="preserve"> Yes, and with obvious favoritism to a particular group or groups </w:t>
      </w:r>
    </w:p>
    <w:p w:rsidR="00917F3F" w:rsidRDefault="00917F3F" w:rsidP="006D5F08">
      <w:pPr>
        <w:ind w:left="450"/>
      </w:pPr>
    </w:p>
    <w:p w:rsidR="00917F3F" w:rsidRPr="00A11CF6" w:rsidRDefault="00A11CF6" w:rsidP="00917F3F">
      <w:pPr>
        <w:rPr>
          <w:i/>
        </w:rPr>
      </w:pPr>
      <w:r w:rsidRPr="0042438C">
        <w:rPr>
          <w:i/>
        </w:rPr>
        <w:t xml:space="preserve">This question is a component of </w:t>
      </w:r>
      <w:r w:rsidR="00FE38E0">
        <w:rPr>
          <w:i/>
        </w:rPr>
        <w:t>GRI_Q_</w:t>
      </w:r>
      <w:r w:rsidR="002B291C">
        <w:rPr>
          <w:i/>
        </w:rPr>
        <w:t>20_</w:t>
      </w:r>
      <w:r w:rsidRPr="0042438C">
        <w:rPr>
          <w:i/>
        </w:rPr>
        <w:t>3.</w:t>
      </w:r>
      <w:r w:rsidR="00917F3F">
        <w:rPr>
          <w:i/>
          <w:sz w:val="22"/>
          <w:szCs w:val="22"/>
        </w:rPr>
        <w:t>Th</w:t>
      </w:r>
      <w:r>
        <w:rPr>
          <w:i/>
          <w:sz w:val="22"/>
          <w:szCs w:val="22"/>
        </w:rPr>
        <w:t>e</w:t>
      </w:r>
      <w:r w:rsidR="00917F3F">
        <w:rPr>
          <w:i/>
          <w:sz w:val="22"/>
          <w:szCs w:val="22"/>
        </w:rPr>
        <w:t xml:space="preserve"> question refers to funding or in-kind contributions for a wide range of activities, including </w:t>
      </w:r>
      <w:r w:rsidR="006E1DBB">
        <w:rPr>
          <w:i/>
          <w:sz w:val="22"/>
          <w:szCs w:val="22"/>
        </w:rPr>
        <w:t xml:space="preserve">worship, charity work, radio broadcasts and other media activities, </w:t>
      </w:r>
      <w:r w:rsidR="007C6B78">
        <w:rPr>
          <w:i/>
          <w:sz w:val="22"/>
          <w:szCs w:val="22"/>
        </w:rPr>
        <w:t xml:space="preserve">as well as </w:t>
      </w:r>
      <w:r w:rsidR="00917F3F" w:rsidRPr="00A11CF6">
        <w:rPr>
          <w:i/>
          <w:sz w:val="22"/>
          <w:szCs w:val="22"/>
        </w:rPr>
        <w:t xml:space="preserve">payments </w:t>
      </w:r>
      <w:r>
        <w:rPr>
          <w:i/>
          <w:sz w:val="22"/>
          <w:szCs w:val="22"/>
        </w:rPr>
        <w:t xml:space="preserve">for </w:t>
      </w:r>
      <w:r w:rsidR="00917F3F" w:rsidRPr="00A11CF6">
        <w:rPr>
          <w:i/>
          <w:sz w:val="22"/>
          <w:szCs w:val="22"/>
        </w:rPr>
        <w:t>religious leaders’ wages</w:t>
      </w:r>
      <w:r w:rsidR="006E1DBB">
        <w:rPr>
          <w:i/>
          <w:sz w:val="22"/>
          <w:szCs w:val="22"/>
        </w:rPr>
        <w:t>.</w:t>
      </w:r>
      <w:r w:rsidR="00917F3F">
        <w:rPr>
          <w:i/>
          <w:sz w:val="22"/>
          <w:szCs w:val="22"/>
        </w:rPr>
        <w:t xml:space="preserve"> </w:t>
      </w:r>
    </w:p>
    <w:p w:rsidR="006D5F08" w:rsidRPr="003B2459" w:rsidRDefault="006D5F08" w:rsidP="006D5F08">
      <w:pPr>
        <w:ind w:left="450"/>
      </w:pPr>
    </w:p>
    <w:p w:rsidR="00B941FD" w:rsidRPr="003B2459" w:rsidRDefault="00B941FD" w:rsidP="00B941FD">
      <w:r w:rsidRPr="00D213D8">
        <w:rPr>
          <w:b/>
        </w:rPr>
        <w:t>GRI</w:t>
      </w:r>
      <w:r w:rsidR="001377A6">
        <w:rPr>
          <w:b/>
        </w:rPr>
        <w:t>_</w:t>
      </w:r>
      <w:r w:rsidRPr="00D213D8">
        <w:rPr>
          <w:b/>
        </w:rPr>
        <w:t>Q</w:t>
      </w:r>
      <w:r w:rsidR="001377A6">
        <w:rPr>
          <w:b/>
        </w:rPr>
        <w:t>_</w:t>
      </w:r>
      <w:r w:rsidR="002B291C">
        <w:rPr>
          <w:b/>
        </w:rPr>
        <w:t>20_</w:t>
      </w:r>
      <w:r w:rsidRPr="00D213D8">
        <w:rPr>
          <w:b/>
        </w:rPr>
        <w:t>4</w:t>
      </w:r>
      <w:r>
        <w:t>:</w:t>
      </w:r>
      <w:r w:rsidRPr="003B2459">
        <w:t xml:space="preserve"> Is religious education </w:t>
      </w:r>
      <w:r w:rsidRPr="001377A6">
        <w:t>required</w:t>
      </w:r>
      <w:r w:rsidRPr="003B2459">
        <w:t xml:space="preserve"> in public schools? </w:t>
      </w:r>
    </w:p>
    <w:p w:rsidR="00B941FD" w:rsidRPr="003B2459" w:rsidRDefault="00B941FD" w:rsidP="00B941FD">
      <w:pPr>
        <w:ind w:left="450"/>
      </w:pPr>
      <w:r w:rsidRPr="003B2459">
        <w:t>0= No</w:t>
      </w:r>
    </w:p>
    <w:p w:rsidR="00B941FD" w:rsidRPr="003B2459" w:rsidRDefault="00B941FD" w:rsidP="00B941FD">
      <w:pPr>
        <w:ind w:left="450"/>
      </w:pPr>
      <w:r w:rsidRPr="003B2459">
        <w:t>0.50= Yes, by at least some local governments</w:t>
      </w:r>
    </w:p>
    <w:p w:rsidR="00B941FD" w:rsidRPr="003B2459" w:rsidRDefault="00B941FD" w:rsidP="00B941FD">
      <w:pPr>
        <w:ind w:left="450"/>
      </w:pPr>
      <w:r w:rsidRPr="003B2459">
        <w:t>1.00= Yes, by the national government</w:t>
      </w:r>
    </w:p>
    <w:p w:rsidR="00B941FD" w:rsidRPr="003B2459" w:rsidRDefault="00B941FD" w:rsidP="00B941FD">
      <w:pPr>
        <w:ind w:left="450"/>
        <w:rPr>
          <w:sz w:val="20"/>
        </w:rPr>
      </w:pPr>
    </w:p>
    <w:p w:rsidR="00B941FD" w:rsidRPr="003B2459" w:rsidRDefault="00BA0204" w:rsidP="00B941FD">
      <w:pPr>
        <w:rPr>
          <w:i/>
          <w:sz w:val="22"/>
        </w:rPr>
      </w:pPr>
      <w:r>
        <w:rPr>
          <w:i/>
          <w:sz w:val="22"/>
        </w:rPr>
        <w:t>Th</w:t>
      </w:r>
      <w:r w:rsidR="004274A6">
        <w:rPr>
          <w:i/>
          <w:sz w:val="22"/>
        </w:rPr>
        <w:t>e</w:t>
      </w:r>
      <w:r>
        <w:rPr>
          <w:i/>
          <w:sz w:val="22"/>
        </w:rPr>
        <w:t xml:space="preserve"> question </w:t>
      </w:r>
      <w:r w:rsidR="001377A6">
        <w:rPr>
          <w:i/>
          <w:sz w:val="22"/>
        </w:rPr>
        <w:t xml:space="preserve">above </w:t>
      </w:r>
      <w:r w:rsidR="007075FA">
        <w:rPr>
          <w:i/>
          <w:sz w:val="22"/>
        </w:rPr>
        <w:t xml:space="preserve">refers to </w:t>
      </w:r>
      <w:r w:rsidR="001B31C3">
        <w:rPr>
          <w:i/>
          <w:sz w:val="22"/>
        </w:rPr>
        <w:t xml:space="preserve">situations where students are required to have </w:t>
      </w:r>
      <w:r>
        <w:rPr>
          <w:i/>
          <w:sz w:val="22"/>
        </w:rPr>
        <w:t xml:space="preserve">religious education, as well as </w:t>
      </w:r>
      <w:r w:rsidR="00B941FD" w:rsidRPr="003B2459">
        <w:rPr>
          <w:i/>
          <w:sz w:val="22"/>
        </w:rPr>
        <w:t xml:space="preserve">situations where </w:t>
      </w:r>
      <w:r w:rsidR="001B31C3">
        <w:rPr>
          <w:i/>
          <w:sz w:val="22"/>
        </w:rPr>
        <w:t xml:space="preserve">parents or students must obtain permission or waivers to </w:t>
      </w:r>
      <w:r w:rsidR="00B941FD" w:rsidRPr="003B2459">
        <w:rPr>
          <w:i/>
          <w:sz w:val="22"/>
        </w:rPr>
        <w:t>withdraw from religious classes</w:t>
      </w:r>
      <w:r w:rsidR="001B31C3">
        <w:rPr>
          <w:i/>
          <w:sz w:val="22"/>
        </w:rPr>
        <w:t>.</w:t>
      </w:r>
    </w:p>
    <w:p w:rsidR="00B941FD" w:rsidRPr="003B2459" w:rsidRDefault="00B941FD" w:rsidP="00B941FD">
      <w:pPr>
        <w:rPr>
          <w:b/>
        </w:rPr>
      </w:pPr>
    </w:p>
    <w:p w:rsidR="00B941FD" w:rsidRPr="003B2459" w:rsidRDefault="00B941FD" w:rsidP="00B941FD">
      <w:r w:rsidRPr="00D213D8">
        <w:rPr>
          <w:b/>
        </w:rPr>
        <w:t>GRI</w:t>
      </w:r>
      <w:r w:rsidR="001377A6">
        <w:rPr>
          <w:b/>
        </w:rPr>
        <w:t>_</w:t>
      </w:r>
      <w:r w:rsidRPr="00D213D8">
        <w:rPr>
          <w:b/>
        </w:rPr>
        <w:t>Q</w:t>
      </w:r>
      <w:r w:rsidR="00B57316">
        <w:rPr>
          <w:b/>
        </w:rPr>
        <w:t>_</w:t>
      </w:r>
      <w:r w:rsidR="002B291C">
        <w:rPr>
          <w:b/>
        </w:rPr>
        <w:t>20_</w:t>
      </w:r>
      <w:r w:rsidRPr="00D213D8">
        <w:rPr>
          <w:b/>
        </w:rPr>
        <w:t>5</w:t>
      </w:r>
      <w:r w:rsidRPr="003B2459">
        <w:t xml:space="preserve">: Does the national government defer in some way to religious authorities, texts or doctrines on legal issues? </w:t>
      </w:r>
    </w:p>
    <w:p w:rsidR="00B941FD" w:rsidRPr="003B2459" w:rsidRDefault="00B941FD" w:rsidP="00B941FD">
      <w:pPr>
        <w:ind w:left="450"/>
      </w:pPr>
      <w:r w:rsidRPr="003B2459">
        <w:t>0= No</w:t>
      </w:r>
    </w:p>
    <w:p w:rsidR="00B941FD" w:rsidRPr="003B2459" w:rsidRDefault="00B941FD" w:rsidP="00B941FD">
      <w:pPr>
        <w:ind w:left="450"/>
      </w:pPr>
      <w:r>
        <w:lastRenderedPageBreak/>
        <w:t>1.00=</w:t>
      </w:r>
      <w:r w:rsidRPr="003B2459">
        <w:t xml:space="preserve"> Yes</w:t>
      </w:r>
    </w:p>
    <w:p w:rsidR="00B941FD" w:rsidRPr="003B2459" w:rsidRDefault="00B941FD" w:rsidP="00B941FD">
      <w:pPr>
        <w:rPr>
          <w:i/>
          <w:sz w:val="22"/>
        </w:rPr>
      </w:pPr>
    </w:p>
    <w:p w:rsidR="00B941FD" w:rsidRPr="003579F5" w:rsidRDefault="00B941FD" w:rsidP="00B941FD">
      <w:pPr>
        <w:rPr>
          <w:i/>
          <w:sz w:val="22"/>
        </w:rPr>
      </w:pPr>
      <w:r w:rsidRPr="003B2459">
        <w:rPr>
          <w:i/>
          <w:sz w:val="22"/>
        </w:rPr>
        <w:t>Th</w:t>
      </w:r>
      <w:r w:rsidR="004274A6">
        <w:rPr>
          <w:i/>
          <w:sz w:val="22"/>
        </w:rPr>
        <w:t>e</w:t>
      </w:r>
      <w:r w:rsidRPr="003B2459">
        <w:rPr>
          <w:i/>
          <w:sz w:val="22"/>
        </w:rPr>
        <w:t xml:space="preserve"> question </w:t>
      </w:r>
      <w:r w:rsidR="001377A6">
        <w:rPr>
          <w:i/>
          <w:sz w:val="22"/>
        </w:rPr>
        <w:t xml:space="preserve">above </w:t>
      </w:r>
      <w:r w:rsidRPr="003B2459">
        <w:rPr>
          <w:i/>
          <w:sz w:val="22"/>
        </w:rPr>
        <w:t xml:space="preserve">measures the influence of religious authorities or religious law in governance. This includes </w:t>
      </w:r>
      <w:r w:rsidR="004E004F">
        <w:rPr>
          <w:i/>
          <w:sz w:val="22"/>
        </w:rPr>
        <w:t xml:space="preserve">situations where </w:t>
      </w:r>
      <w:r w:rsidR="004274A6">
        <w:rPr>
          <w:i/>
          <w:sz w:val="22"/>
        </w:rPr>
        <w:t xml:space="preserve">the </w:t>
      </w:r>
      <w:r w:rsidRPr="003B2459">
        <w:rPr>
          <w:i/>
          <w:sz w:val="22"/>
        </w:rPr>
        <w:t>government defer</w:t>
      </w:r>
      <w:r w:rsidR="004274A6">
        <w:rPr>
          <w:i/>
          <w:sz w:val="22"/>
        </w:rPr>
        <w:t>s</w:t>
      </w:r>
      <w:r w:rsidRPr="003B2459">
        <w:rPr>
          <w:i/>
          <w:sz w:val="22"/>
        </w:rPr>
        <w:t xml:space="preserve"> to a religion or religions to manage </w:t>
      </w:r>
      <w:r w:rsidR="004E004F">
        <w:rPr>
          <w:i/>
          <w:sz w:val="22"/>
        </w:rPr>
        <w:t xml:space="preserve">something that applies to </w:t>
      </w:r>
      <w:r w:rsidRPr="003B2459">
        <w:rPr>
          <w:i/>
          <w:sz w:val="22"/>
        </w:rPr>
        <w:t xml:space="preserve">all citizens, such as </w:t>
      </w:r>
      <w:r w:rsidRPr="003019CE">
        <w:rPr>
          <w:i/>
          <w:sz w:val="22"/>
        </w:rPr>
        <w:t>regist</w:t>
      </w:r>
      <w:r w:rsidR="004E004F">
        <w:rPr>
          <w:i/>
          <w:sz w:val="22"/>
        </w:rPr>
        <w:t xml:space="preserve">ering </w:t>
      </w:r>
      <w:r w:rsidRPr="003019CE">
        <w:rPr>
          <w:i/>
          <w:sz w:val="22"/>
        </w:rPr>
        <w:t>births and deaths</w:t>
      </w:r>
      <w:r w:rsidR="001377A6">
        <w:rPr>
          <w:i/>
          <w:sz w:val="22"/>
        </w:rPr>
        <w:t>.</w:t>
      </w:r>
      <w:r w:rsidR="00AD297F" w:rsidRPr="003019CE">
        <w:rPr>
          <w:i/>
          <w:sz w:val="22"/>
        </w:rPr>
        <w:t xml:space="preserve"> It also includes </w:t>
      </w:r>
      <w:r w:rsidR="004E004F">
        <w:rPr>
          <w:i/>
          <w:sz w:val="22"/>
        </w:rPr>
        <w:t xml:space="preserve">situations where </w:t>
      </w:r>
      <w:r w:rsidR="00AD297F" w:rsidRPr="003019CE">
        <w:rPr>
          <w:i/>
          <w:sz w:val="22"/>
        </w:rPr>
        <w:t xml:space="preserve">religious courts or religious bodies have input into </w:t>
      </w:r>
      <w:r w:rsidR="004274A6">
        <w:rPr>
          <w:i/>
          <w:sz w:val="22"/>
        </w:rPr>
        <w:t xml:space="preserve">a country’s </w:t>
      </w:r>
      <w:r w:rsidR="00AD297F" w:rsidRPr="003019CE">
        <w:rPr>
          <w:i/>
          <w:sz w:val="22"/>
        </w:rPr>
        <w:t xml:space="preserve">policymaking or legislative process. </w:t>
      </w:r>
    </w:p>
    <w:p w:rsidR="00B941FD" w:rsidRPr="006D5F08" w:rsidRDefault="00B941FD" w:rsidP="00B941FD">
      <w:pPr>
        <w:widowControl w:val="0"/>
        <w:suppressAutoHyphens/>
        <w:autoSpaceDE w:val="0"/>
        <w:autoSpaceDN w:val="0"/>
        <w:adjustRightInd w:val="0"/>
        <w:textAlignment w:val="center"/>
        <w:rPr>
          <w:rFonts w:eastAsia="Franklin Gothic Book"/>
          <w:color w:val="000000"/>
          <w:szCs w:val="22"/>
        </w:rPr>
      </w:pPr>
    </w:p>
    <w:p w:rsidR="00CD4BF4" w:rsidRPr="007C6B78" w:rsidRDefault="00D01950" w:rsidP="00B941FD">
      <w:pPr>
        <w:widowControl w:val="0"/>
        <w:suppressAutoHyphens/>
        <w:autoSpaceDE w:val="0"/>
        <w:autoSpaceDN w:val="0"/>
        <w:adjustRightInd w:val="0"/>
        <w:textAlignment w:val="center"/>
        <w:rPr>
          <w:rFonts w:eastAsia="Franklin Gothic Book"/>
          <w:b/>
          <w:i/>
          <w:color w:val="000000"/>
          <w:szCs w:val="22"/>
        </w:rPr>
      </w:pPr>
      <w:r w:rsidRPr="007C6B78">
        <w:rPr>
          <w:rFonts w:eastAsia="Franklin Gothic Book"/>
          <w:b/>
          <w:i/>
          <w:color w:val="000000"/>
          <w:szCs w:val="22"/>
        </w:rPr>
        <w:t>GRI_Q_20_1 through GRI_Q_20_5 are presented together in the “Summary of Results” section of the religious restrictions reports as GRI_Q_20.</w:t>
      </w:r>
    </w:p>
    <w:p w:rsidR="00973B63" w:rsidRPr="00485253" w:rsidRDefault="00973B63" w:rsidP="00B941FD">
      <w:pPr>
        <w:widowControl w:val="0"/>
        <w:suppressAutoHyphens/>
        <w:autoSpaceDE w:val="0"/>
        <w:autoSpaceDN w:val="0"/>
        <w:adjustRightInd w:val="0"/>
        <w:textAlignment w:val="center"/>
        <w:rPr>
          <w:rFonts w:eastAsia="Franklin Gothic Book"/>
          <w:i/>
          <w:color w:val="000000"/>
          <w:szCs w:val="22"/>
        </w:rPr>
      </w:pPr>
    </w:p>
    <w:p w:rsidR="00CD4BF4" w:rsidRPr="004C016D" w:rsidRDefault="00CD4BF4" w:rsidP="00B941FD">
      <w:pPr>
        <w:widowControl w:val="0"/>
        <w:suppressAutoHyphens/>
        <w:autoSpaceDE w:val="0"/>
        <w:autoSpaceDN w:val="0"/>
        <w:adjustRightInd w:val="0"/>
        <w:textAlignment w:val="center"/>
        <w:rPr>
          <w:rFonts w:eastAsia="Franklin Gothic Book"/>
          <w:i/>
          <w:color w:val="000000"/>
          <w:szCs w:val="22"/>
        </w:rPr>
      </w:pPr>
    </w:p>
    <w:p w:rsidR="00CD4BF4" w:rsidRDefault="00CD4BF4" w:rsidP="00B941FD">
      <w:pPr>
        <w:widowControl w:val="0"/>
        <w:suppressAutoHyphens/>
        <w:autoSpaceDE w:val="0"/>
        <w:autoSpaceDN w:val="0"/>
        <w:adjustRightInd w:val="0"/>
        <w:textAlignment w:val="center"/>
        <w:rPr>
          <w:rFonts w:eastAsia="Franklin Gothic Book"/>
          <w:b/>
          <w:i/>
          <w:color w:val="000000"/>
          <w:szCs w:val="22"/>
        </w:rPr>
      </w:pPr>
    </w:p>
    <w:p w:rsidR="00B941FD" w:rsidRPr="003B2459" w:rsidRDefault="00B941FD" w:rsidP="00B941FD">
      <w:pPr>
        <w:widowControl w:val="0"/>
        <w:suppressAutoHyphens/>
        <w:autoSpaceDE w:val="0"/>
        <w:autoSpaceDN w:val="0"/>
        <w:adjustRightInd w:val="0"/>
        <w:textAlignment w:val="center"/>
        <w:rPr>
          <w:rFonts w:eastAsia="Franklin Gothic Book"/>
          <w:b/>
          <w:i/>
          <w:color w:val="000000"/>
          <w:szCs w:val="22"/>
        </w:rPr>
      </w:pPr>
    </w:p>
    <w:p w:rsidR="00B941FD" w:rsidRPr="003B2459" w:rsidRDefault="00B941FD" w:rsidP="00B941FD">
      <w:pPr>
        <w:widowControl w:val="0"/>
        <w:suppressAutoHyphens/>
        <w:autoSpaceDE w:val="0"/>
        <w:autoSpaceDN w:val="0"/>
        <w:adjustRightInd w:val="0"/>
        <w:textAlignment w:val="center"/>
        <w:rPr>
          <w:rFonts w:eastAsia="Franklin Gothic Book"/>
          <w:b/>
          <w:color w:val="000000"/>
          <w:szCs w:val="22"/>
        </w:rPr>
      </w:pPr>
    </w:p>
    <w:p w:rsidR="00B941FD" w:rsidRPr="003B2459" w:rsidRDefault="00B941FD" w:rsidP="00B941FD">
      <w:pPr>
        <w:spacing w:after="200"/>
        <w:outlineLvl w:val="2"/>
        <w:rPr>
          <w:rFonts w:ascii="Abril Text SB" w:hAnsi="Abril Text SB"/>
          <w:kern w:val="44"/>
          <w:sz w:val="28"/>
          <w:szCs w:val="28"/>
        </w:rPr>
      </w:pPr>
      <w:r w:rsidRPr="003B2459">
        <w:rPr>
          <w:rFonts w:ascii="Franklin Gothic Demi" w:hAnsi="Franklin Gothic Demi"/>
          <w:kern w:val="44"/>
          <w:sz w:val="36"/>
          <w:szCs w:val="36"/>
        </w:rPr>
        <w:br w:type="page"/>
      </w:r>
      <w:r w:rsidRPr="003B2459">
        <w:rPr>
          <w:rFonts w:ascii="Abril Text SB" w:hAnsi="Abril Text SB"/>
          <w:kern w:val="44"/>
          <w:sz w:val="28"/>
          <w:szCs w:val="28"/>
        </w:rPr>
        <w:lastRenderedPageBreak/>
        <w:t>Variables</w:t>
      </w:r>
      <w:r w:rsidR="001377A6">
        <w:rPr>
          <w:rFonts w:ascii="Abril Text SB" w:hAnsi="Abril Text SB"/>
          <w:kern w:val="44"/>
          <w:sz w:val="28"/>
          <w:szCs w:val="28"/>
        </w:rPr>
        <w:t xml:space="preserve"> for the Social Hostilities Index</w:t>
      </w:r>
    </w:p>
    <w:p w:rsidR="00497954" w:rsidRDefault="00497954" w:rsidP="009B6C07">
      <w:pPr>
        <w:rPr>
          <w:b/>
          <w:i/>
          <w:color w:val="000000"/>
        </w:rPr>
      </w:pPr>
    </w:p>
    <w:p w:rsidR="00C8526B" w:rsidRPr="00497954" w:rsidRDefault="00C8526B" w:rsidP="009B6C07">
      <w:pPr>
        <w:rPr>
          <w:b/>
          <w:i/>
          <w:color w:val="000000"/>
        </w:rPr>
      </w:pPr>
      <w:r w:rsidRPr="00497954">
        <w:rPr>
          <w:b/>
          <w:i/>
          <w:color w:val="000000"/>
        </w:rPr>
        <w:t xml:space="preserve">The </w:t>
      </w:r>
      <w:r w:rsidR="00F63A96">
        <w:rPr>
          <w:b/>
          <w:i/>
          <w:color w:val="000000"/>
        </w:rPr>
        <w:t xml:space="preserve">first set of questions (with the prefix </w:t>
      </w:r>
      <w:r w:rsidR="00FE38E0">
        <w:rPr>
          <w:b/>
          <w:i/>
          <w:color w:val="000000"/>
        </w:rPr>
        <w:t>SHI_Q_</w:t>
      </w:r>
      <w:r w:rsidR="00F63A96">
        <w:rPr>
          <w:b/>
          <w:i/>
          <w:color w:val="000000"/>
        </w:rPr>
        <w:t>1)</w:t>
      </w:r>
      <w:r w:rsidRPr="00497954">
        <w:rPr>
          <w:b/>
          <w:i/>
          <w:color w:val="000000"/>
        </w:rPr>
        <w:t xml:space="preserve"> measure various crimes, malicious acts </w:t>
      </w:r>
      <w:proofErr w:type="spellStart"/>
      <w:r w:rsidRPr="00497954">
        <w:rPr>
          <w:b/>
          <w:i/>
          <w:color w:val="000000"/>
        </w:rPr>
        <w:t>or</w:t>
      </w:r>
      <w:proofErr w:type="spellEnd"/>
      <w:r w:rsidRPr="00497954">
        <w:rPr>
          <w:b/>
          <w:i/>
          <w:color w:val="000000"/>
        </w:rPr>
        <w:t xml:space="preserve"> violence motivated by religious hatred or bias.</w:t>
      </w:r>
    </w:p>
    <w:p w:rsidR="00C8526B" w:rsidRDefault="00C8526B" w:rsidP="009B6C07">
      <w:pPr>
        <w:rPr>
          <w:ins w:id="48" w:author="Peter Henne" w:date="2015-07-06T11:49:00Z"/>
          <w:b/>
          <w:color w:val="000000"/>
        </w:rPr>
      </w:pPr>
      <w:ins w:id="49" w:author="Peter Henne" w:date="2015-07-06T11:50:00Z">
        <w:r>
          <w:rPr>
            <w:b/>
            <w:color w:val="000000"/>
          </w:rPr>
          <w:t xml:space="preserve"> </w:t>
        </w:r>
      </w:ins>
    </w:p>
    <w:p w:rsidR="009B6C07" w:rsidRPr="003B2459" w:rsidRDefault="00FE38E0" w:rsidP="009B6C07">
      <w:pPr>
        <w:rPr>
          <w:sz w:val="20"/>
          <w:szCs w:val="20"/>
        </w:rPr>
      </w:pPr>
      <w:r>
        <w:rPr>
          <w:b/>
          <w:color w:val="000000"/>
        </w:rPr>
        <w:t>SHI_Q_</w:t>
      </w:r>
      <w:r w:rsidR="009B6C07" w:rsidRPr="00D213D8">
        <w:rPr>
          <w:b/>
          <w:color w:val="000000"/>
        </w:rPr>
        <w:t>1</w:t>
      </w:r>
      <w:r w:rsidR="00C9128B">
        <w:rPr>
          <w:b/>
          <w:color w:val="000000"/>
        </w:rPr>
        <w:t>_</w:t>
      </w:r>
      <w:r w:rsidR="00497954">
        <w:rPr>
          <w:b/>
          <w:color w:val="000000"/>
        </w:rPr>
        <w:t>H</w:t>
      </w:r>
      <w:r w:rsidR="009B6C07">
        <w:rPr>
          <w:b/>
          <w:color w:val="000000"/>
        </w:rPr>
        <w:t>arass</w:t>
      </w:r>
      <w:r w:rsidR="00497954">
        <w:rPr>
          <w:b/>
          <w:color w:val="000000"/>
        </w:rPr>
        <w:t>ment</w:t>
      </w:r>
      <w:r w:rsidR="009B6C07">
        <w:rPr>
          <w:b/>
          <w:color w:val="000000"/>
        </w:rPr>
        <w:t>:</w:t>
      </w:r>
      <w:r w:rsidR="009B6C07" w:rsidRPr="003B2459">
        <w:rPr>
          <w:color w:val="000000"/>
        </w:rPr>
        <w:t xml:space="preserve"> </w:t>
      </w:r>
      <w:r w:rsidR="009B6C07" w:rsidRPr="003B2459">
        <w:t xml:space="preserve">Has there been any </w:t>
      </w:r>
      <w:r w:rsidR="009B6C07" w:rsidRPr="00FE38E0">
        <w:t>harassment</w:t>
      </w:r>
      <w:r w:rsidR="009B6C07" w:rsidRPr="009B6C07">
        <w:t xml:space="preserve"> or intimidation</w:t>
      </w:r>
      <w:r w:rsidR="009B6C07" w:rsidRPr="003B2459">
        <w:t xml:space="preserve"> of religious groups by social groups</w:t>
      </w:r>
      <w:r w:rsidR="00265D1D">
        <w:t xml:space="preserve"> motivated by religious hatred or bias? </w:t>
      </w:r>
    </w:p>
    <w:p w:rsidR="009B6C07" w:rsidRPr="003B2459" w:rsidRDefault="009B6C07" w:rsidP="009B6C07">
      <w:pPr>
        <w:ind w:left="450"/>
      </w:pPr>
      <w:r w:rsidRPr="003B2459">
        <w:t>0=No</w:t>
      </w:r>
    </w:p>
    <w:p w:rsidR="009B6C07" w:rsidRDefault="009B6C07" w:rsidP="00C8526B">
      <w:pPr>
        <w:ind w:left="450"/>
      </w:pPr>
      <w:r w:rsidRPr="003B2459">
        <w:t>1.00=Yes</w:t>
      </w:r>
    </w:p>
    <w:p w:rsidR="00C8526B" w:rsidRPr="003B2459" w:rsidRDefault="00C8526B" w:rsidP="00C8526B">
      <w:pPr>
        <w:ind w:left="450"/>
      </w:pPr>
    </w:p>
    <w:p w:rsidR="009B6C07" w:rsidRDefault="00FE38E0" w:rsidP="009B6C07">
      <w:pPr>
        <w:contextualSpacing/>
        <w:rPr>
          <w:b/>
          <w:sz w:val="22"/>
          <w:szCs w:val="22"/>
        </w:rPr>
      </w:pPr>
      <w:r>
        <w:rPr>
          <w:b/>
          <w:sz w:val="22"/>
          <w:szCs w:val="22"/>
        </w:rPr>
        <w:t>SHI_Q_</w:t>
      </w:r>
      <w:r w:rsidR="009B6C07">
        <w:rPr>
          <w:b/>
          <w:sz w:val="22"/>
          <w:szCs w:val="22"/>
        </w:rPr>
        <w:t>1</w:t>
      </w:r>
      <w:r w:rsidR="00C9128B">
        <w:rPr>
          <w:b/>
          <w:sz w:val="22"/>
          <w:szCs w:val="22"/>
        </w:rPr>
        <w:t>_</w:t>
      </w:r>
      <w:r w:rsidR="00497954" w:rsidRPr="00544A5B">
        <w:rPr>
          <w:b/>
          <w:sz w:val="22"/>
          <w:szCs w:val="22"/>
        </w:rPr>
        <w:t>Property</w:t>
      </w:r>
      <w:r w:rsidR="00544A5B">
        <w:rPr>
          <w:b/>
          <w:sz w:val="22"/>
          <w:szCs w:val="22"/>
        </w:rPr>
        <w:t xml:space="preserve"> </w:t>
      </w:r>
      <w:r w:rsidR="00C9128B" w:rsidRPr="00544A5B">
        <w:rPr>
          <w:b/>
          <w:sz w:val="22"/>
          <w:szCs w:val="22"/>
        </w:rPr>
        <w:t>D</w:t>
      </w:r>
      <w:r w:rsidR="00497954" w:rsidRPr="00544A5B">
        <w:rPr>
          <w:b/>
          <w:sz w:val="22"/>
          <w:szCs w:val="22"/>
        </w:rPr>
        <w:t>amage</w:t>
      </w:r>
      <w:r w:rsidR="009B6C07">
        <w:rPr>
          <w:b/>
          <w:sz w:val="22"/>
          <w:szCs w:val="22"/>
        </w:rPr>
        <w:t xml:space="preserve">: </w:t>
      </w:r>
      <w:r w:rsidR="009B6C07" w:rsidRPr="003B2459">
        <w:t xml:space="preserve">Has there been any </w:t>
      </w:r>
      <w:r w:rsidR="009B6C07">
        <w:t>destruction of personal or religious property motivated by religious hatred or bias?</w:t>
      </w:r>
    </w:p>
    <w:p w:rsidR="009B6C07" w:rsidRPr="003B2459" w:rsidRDefault="009B6C07" w:rsidP="009B6C07">
      <w:pPr>
        <w:ind w:left="450"/>
      </w:pPr>
      <w:r w:rsidRPr="003B2459">
        <w:t>0=No</w:t>
      </w:r>
    </w:p>
    <w:p w:rsidR="009B6C07" w:rsidRDefault="009B6C07" w:rsidP="009B6C07">
      <w:pPr>
        <w:ind w:left="450"/>
      </w:pPr>
      <w:r w:rsidRPr="003B2459">
        <w:t>1.00=Yes</w:t>
      </w:r>
    </w:p>
    <w:p w:rsidR="00CD772C" w:rsidRPr="003B2459" w:rsidRDefault="00CD772C" w:rsidP="009B6C07">
      <w:pPr>
        <w:ind w:left="450"/>
      </w:pPr>
    </w:p>
    <w:p w:rsidR="009B6C07" w:rsidRDefault="00FE38E0" w:rsidP="009B6C07">
      <w:pPr>
        <w:contextualSpacing/>
        <w:rPr>
          <w:b/>
          <w:sz w:val="22"/>
          <w:szCs w:val="22"/>
        </w:rPr>
      </w:pPr>
      <w:r>
        <w:rPr>
          <w:b/>
          <w:sz w:val="22"/>
          <w:szCs w:val="22"/>
        </w:rPr>
        <w:t>SHI_Q_</w:t>
      </w:r>
      <w:r w:rsidR="009B6C07">
        <w:rPr>
          <w:b/>
          <w:sz w:val="22"/>
          <w:szCs w:val="22"/>
        </w:rPr>
        <w:t>1</w:t>
      </w:r>
      <w:r w:rsidR="00C9128B">
        <w:rPr>
          <w:b/>
          <w:sz w:val="22"/>
          <w:szCs w:val="22"/>
        </w:rPr>
        <w:t>_</w:t>
      </w:r>
      <w:r w:rsidR="00CD772C">
        <w:rPr>
          <w:b/>
          <w:sz w:val="22"/>
          <w:szCs w:val="22"/>
        </w:rPr>
        <w:t>Detentions</w:t>
      </w:r>
      <w:r w:rsidR="009B6C07">
        <w:rPr>
          <w:b/>
          <w:sz w:val="22"/>
          <w:szCs w:val="22"/>
        </w:rPr>
        <w:t xml:space="preserve">: </w:t>
      </w:r>
      <w:r w:rsidR="009B6C07">
        <w:rPr>
          <w:sz w:val="22"/>
          <w:szCs w:val="22"/>
        </w:rPr>
        <w:t>Have there been any detention</w:t>
      </w:r>
      <w:r w:rsidR="00CD772C">
        <w:rPr>
          <w:sz w:val="22"/>
          <w:szCs w:val="22"/>
        </w:rPr>
        <w:t>s</w:t>
      </w:r>
      <w:r w:rsidR="009B6C07">
        <w:rPr>
          <w:sz w:val="22"/>
          <w:szCs w:val="22"/>
        </w:rPr>
        <w:t xml:space="preserve"> or abductions motivated by religious hatred or bias?</w:t>
      </w:r>
    </w:p>
    <w:p w:rsidR="009B6C07" w:rsidRPr="003B2459" w:rsidRDefault="009B6C07" w:rsidP="009B6C07">
      <w:pPr>
        <w:ind w:left="450"/>
      </w:pPr>
      <w:r w:rsidRPr="003B2459">
        <w:t>0=No</w:t>
      </w:r>
    </w:p>
    <w:p w:rsidR="009B6C07" w:rsidRDefault="009B6C07" w:rsidP="009B6C07">
      <w:pPr>
        <w:ind w:left="450"/>
      </w:pPr>
      <w:r w:rsidRPr="003B2459">
        <w:t>1.00=Yes</w:t>
      </w:r>
    </w:p>
    <w:p w:rsidR="00265D1D" w:rsidRPr="003B2459" w:rsidRDefault="00265D1D" w:rsidP="009B6C07">
      <w:pPr>
        <w:ind w:left="450"/>
      </w:pPr>
    </w:p>
    <w:p w:rsidR="009B6C07" w:rsidRPr="00FE38E0" w:rsidRDefault="00FE38E0" w:rsidP="009B6C07">
      <w:pPr>
        <w:contextualSpacing/>
        <w:rPr>
          <w:sz w:val="22"/>
          <w:szCs w:val="22"/>
        </w:rPr>
      </w:pPr>
      <w:r>
        <w:rPr>
          <w:b/>
          <w:sz w:val="22"/>
          <w:szCs w:val="22"/>
        </w:rPr>
        <w:t>SHI_Q_</w:t>
      </w:r>
      <w:r w:rsidR="009B6C07">
        <w:rPr>
          <w:b/>
          <w:sz w:val="22"/>
          <w:szCs w:val="22"/>
        </w:rPr>
        <w:t>1</w:t>
      </w:r>
      <w:r w:rsidR="00C9128B">
        <w:rPr>
          <w:b/>
          <w:sz w:val="22"/>
          <w:szCs w:val="22"/>
        </w:rPr>
        <w:t>_</w:t>
      </w:r>
      <w:r w:rsidR="00CD772C">
        <w:rPr>
          <w:b/>
          <w:sz w:val="22"/>
          <w:szCs w:val="22"/>
        </w:rPr>
        <w:t>D</w:t>
      </w:r>
      <w:r w:rsidR="009B6C07">
        <w:rPr>
          <w:b/>
          <w:sz w:val="22"/>
          <w:szCs w:val="22"/>
        </w:rPr>
        <w:t>isplace</w:t>
      </w:r>
      <w:r w:rsidR="00CD772C">
        <w:rPr>
          <w:b/>
          <w:sz w:val="22"/>
          <w:szCs w:val="22"/>
        </w:rPr>
        <w:t>ments</w:t>
      </w:r>
      <w:r w:rsidR="009B6C07">
        <w:rPr>
          <w:b/>
          <w:sz w:val="22"/>
          <w:szCs w:val="22"/>
        </w:rPr>
        <w:t xml:space="preserve">: </w:t>
      </w:r>
      <w:r w:rsidR="009B6C07">
        <w:rPr>
          <w:sz w:val="22"/>
          <w:szCs w:val="22"/>
        </w:rPr>
        <w:t>Ha</w:t>
      </w:r>
      <w:r w:rsidR="00265D1D">
        <w:rPr>
          <w:sz w:val="22"/>
          <w:szCs w:val="22"/>
        </w:rPr>
        <w:t>s</w:t>
      </w:r>
      <w:r w:rsidR="009B6C07">
        <w:rPr>
          <w:sz w:val="22"/>
          <w:szCs w:val="22"/>
        </w:rPr>
        <w:t xml:space="preserve"> there been any displacement of individuals from their homes motivated by religious hatred or bias?</w:t>
      </w:r>
    </w:p>
    <w:p w:rsidR="009B6C07" w:rsidRPr="003B2459" w:rsidRDefault="009B6C07" w:rsidP="009B6C07">
      <w:pPr>
        <w:ind w:left="450"/>
      </w:pPr>
      <w:r w:rsidRPr="003B2459">
        <w:t>0=No</w:t>
      </w:r>
    </w:p>
    <w:p w:rsidR="009B6C07" w:rsidRDefault="009B6C07" w:rsidP="009B6C07">
      <w:pPr>
        <w:ind w:left="450"/>
      </w:pPr>
      <w:r w:rsidRPr="003B2459">
        <w:t>1.00=Yes</w:t>
      </w:r>
    </w:p>
    <w:p w:rsidR="00CD772C" w:rsidRPr="003B2459" w:rsidRDefault="00CD772C" w:rsidP="009B6C07">
      <w:pPr>
        <w:ind w:left="450"/>
      </w:pPr>
    </w:p>
    <w:p w:rsidR="009B6C07" w:rsidRPr="00FE38E0" w:rsidRDefault="00FE38E0" w:rsidP="009B6C07">
      <w:pPr>
        <w:contextualSpacing/>
        <w:rPr>
          <w:sz w:val="22"/>
          <w:szCs w:val="22"/>
        </w:rPr>
      </w:pPr>
      <w:r>
        <w:rPr>
          <w:b/>
          <w:sz w:val="22"/>
          <w:szCs w:val="22"/>
        </w:rPr>
        <w:t>SHI_Q_</w:t>
      </w:r>
      <w:r w:rsidR="009B6C07">
        <w:rPr>
          <w:b/>
          <w:sz w:val="22"/>
          <w:szCs w:val="22"/>
        </w:rPr>
        <w:t>1</w:t>
      </w:r>
      <w:r w:rsidR="00C9128B">
        <w:rPr>
          <w:b/>
          <w:sz w:val="22"/>
          <w:szCs w:val="22"/>
        </w:rPr>
        <w:t>_</w:t>
      </w:r>
      <w:r w:rsidR="00CD772C">
        <w:rPr>
          <w:b/>
          <w:sz w:val="22"/>
          <w:szCs w:val="22"/>
        </w:rPr>
        <w:t>A</w:t>
      </w:r>
      <w:r w:rsidR="009B6C07">
        <w:rPr>
          <w:b/>
          <w:sz w:val="22"/>
          <w:szCs w:val="22"/>
        </w:rPr>
        <w:t>ssault</w:t>
      </w:r>
      <w:r w:rsidR="00CD772C">
        <w:rPr>
          <w:b/>
          <w:sz w:val="22"/>
          <w:szCs w:val="22"/>
        </w:rPr>
        <w:t>s</w:t>
      </w:r>
      <w:r w:rsidR="00265D1D">
        <w:rPr>
          <w:b/>
          <w:sz w:val="22"/>
          <w:szCs w:val="22"/>
        </w:rPr>
        <w:t xml:space="preserve">: </w:t>
      </w:r>
      <w:r w:rsidR="00265D1D">
        <w:rPr>
          <w:sz w:val="22"/>
          <w:szCs w:val="22"/>
        </w:rPr>
        <w:t>Have there been any physical assaults motivated by religious hatred or bias?</w:t>
      </w:r>
    </w:p>
    <w:p w:rsidR="009B6C07" w:rsidRPr="003B2459" w:rsidRDefault="009B6C07" w:rsidP="009B6C07">
      <w:pPr>
        <w:ind w:left="450"/>
      </w:pPr>
      <w:r w:rsidRPr="003B2459">
        <w:t>0=No</w:t>
      </w:r>
    </w:p>
    <w:p w:rsidR="009B6C07" w:rsidRDefault="009B6C07" w:rsidP="009B6C07">
      <w:pPr>
        <w:ind w:left="450"/>
      </w:pPr>
      <w:r w:rsidRPr="003B2459">
        <w:t>1.00=Yes</w:t>
      </w:r>
    </w:p>
    <w:p w:rsidR="009F3375" w:rsidRPr="003B2459" w:rsidRDefault="009F3375" w:rsidP="009B6C07">
      <w:pPr>
        <w:ind w:left="450"/>
      </w:pPr>
    </w:p>
    <w:p w:rsidR="009B6C07" w:rsidRPr="00FE38E0" w:rsidRDefault="00FE38E0" w:rsidP="009B6C07">
      <w:pPr>
        <w:contextualSpacing/>
        <w:rPr>
          <w:sz w:val="22"/>
          <w:szCs w:val="22"/>
        </w:rPr>
      </w:pPr>
      <w:r>
        <w:rPr>
          <w:b/>
          <w:sz w:val="22"/>
          <w:szCs w:val="22"/>
        </w:rPr>
        <w:t>SHI_Q_</w:t>
      </w:r>
      <w:r w:rsidR="00265D1D">
        <w:rPr>
          <w:b/>
          <w:sz w:val="22"/>
          <w:szCs w:val="22"/>
        </w:rPr>
        <w:t>1</w:t>
      </w:r>
      <w:r w:rsidR="00C9128B">
        <w:rPr>
          <w:b/>
          <w:sz w:val="22"/>
          <w:szCs w:val="22"/>
        </w:rPr>
        <w:t>_D</w:t>
      </w:r>
      <w:r w:rsidR="00265D1D">
        <w:rPr>
          <w:b/>
          <w:sz w:val="22"/>
          <w:szCs w:val="22"/>
        </w:rPr>
        <w:t>eath</w:t>
      </w:r>
      <w:r w:rsidR="00CD772C">
        <w:rPr>
          <w:b/>
          <w:sz w:val="22"/>
          <w:szCs w:val="22"/>
        </w:rPr>
        <w:t>s</w:t>
      </w:r>
      <w:r w:rsidR="00265D1D">
        <w:rPr>
          <w:b/>
          <w:sz w:val="22"/>
          <w:szCs w:val="22"/>
        </w:rPr>
        <w:t xml:space="preserve">: </w:t>
      </w:r>
      <w:r w:rsidR="00265D1D">
        <w:rPr>
          <w:sz w:val="22"/>
          <w:szCs w:val="22"/>
        </w:rPr>
        <w:t>Have there been any deaths motivated by religious hatred or bias?</w:t>
      </w:r>
    </w:p>
    <w:p w:rsidR="009B6C07" w:rsidRPr="003B2459" w:rsidRDefault="009B6C07" w:rsidP="009B6C07">
      <w:pPr>
        <w:ind w:left="450"/>
      </w:pPr>
      <w:r w:rsidRPr="003B2459">
        <w:t>0=No</w:t>
      </w:r>
    </w:p>
    <w:p w:rsidR="009B6C07" w:rsidRPr="003B2459" w:rsidRDefault="009B6C07" w:rsidP="009B6C07">
      <w:pPr>
        <w:ind w:left="450"/>
      </w:pPr>
      <w:r w:rsidRPr="003B2459">
        <w:t>1.00=Yes</w:t>
      </w:r>
    </w:p>
    <w:p w:rsidR="009B6C07" w:rsidRDefault="009B6C07" w:rsidP="00B941FD">
      <w:pPr>
        <w:rPr>
          <w:b/>
          <w:highlight w:val="yellow"/>
        </w:rPr>
      </w:pPr>
    </w:p>
    <w:p w:rsidR="00B941FD" w:rsidRPr="00F63A96" w:rsidRDefault="00FE38E0" w:rsidP="00B941FD">
      <w:r>
        <w:rPr>
          <w:b/>
        </w:rPr>
        <w:t>SHI_Q_</w:t>
      </w:r>
      <w:r w:rsidR="00B941FD" w:rsidRPr="00F63A96">
        <w:rPr>
          <w:b/>
        </w:rPr>
        <w:t>1</w:t>
      </w:r>
      <w:r w:rsidR="00C9128B">
        <w:rPr>
          <w:b/>
        </w:rPr>
        <w:softHyphen/>
        <w:t>_</w:t>
      </w:r>
      <w:r w:rsidR="009B7A4E">
        <w:rPr>
          <w:b/>
        </w:rPr>
        <w:t>Extent</w:t>
      </w:r>
      <w:r w:rsidR="00B941FD" w:rsidRPr="00F63A96">
        <w:t xml:space="preserve">: </w:t>
      </w:r>
      <w:r w:rsidR="006811F6" w:rsidRPr="00F63A96">
        <w:t xml:space="preserve">How many different types of crimes, malicious acts </w:t>
      </w:r>
      <w:proofErr w:type="spellStart"/>
      <w:r w:rsidR="006811F6" w:rsidRPr="00F63A96">
        <w:t>or</w:t>
      </w:r>
      <w:proofErr w:type="spellEnd"/>
      <w:r w:rsidR="006811F6" w:rsidRPr="00F63A96">
        <w:t xml:space="preserve"> violence </w:t>
      </w:r>
      <w:r w:rsidR="00C8526B" w:rsidRPr="00F63A96">
        <w:t>motivated</w:t>
      </w:r>
      <w:r w:rsidR="006811F6" w:rsidRPr="00F63A96">
        <w:t xml:space="preserve"> by religious hatred or </w:t>
      </w:r>
      <w:r w:rsidR="00C8526B" w:rsidRPr="00F63A96">
        <w:t>bias</w:t>
      </w:r>
      <w:r w:rsidR="006811F6" w:rsidRPr="00F63A96">
        <w:t xml:space="preserve"> occurred? </w:t>
      </w:r>
    </w:p>
    <w:p w:rsidR="00B941FD" w:rsidRPr="00F63A96" w:rsidRDefault="00B941FD" w:rsidP="00B941FD">
      <w:pPr>
        <w:ind w:left="450"/>
        <w:rPr>
          <w:szCs w:val="20"/>
        </w:rPr>
      </w:pPr>
      <w:r w:rsidRPr="00F63A96">
        <w:rPr>
          <w:szCs w:val="20"/>
        </w:rPr>
        <w:t>0 = No</w:t>
      </w:r>
    </w:p>
    <w:p w:rsidR="00B941FD" w:rsidRPr="003B2459" w:rsidRDefault="00B941FD" w:rsidP="00B941FD">
      <w:pPr>
        <w:ind w:left="450"/>
        <w:rPr>
          <w:szCs w:val="20"/>
        </w:rPr>
      </w:pPr>
      <w:r w:rsidRPr="00F63A96">
        <w:rPr>
          <w:szCs w:val="20"/>
        </w:rPr>
        <w:t>0.17 = Yes</w:t>
      </w:r>
      <w:r w:rsidRPr="003B2459">
        <w:rPr>
          <w:szCs w:val="20"/>
        </w:rPr>
        <w:t>, one type of social hostility</w:t>
      </w:r>
    </w:p>
    <w:p w:rsidR="00B941FD" w:rsidRPr="003B2459" w:rsidRDefault="00B941FD" w:rsidP="00B941FD">
      <w:pPr>
        <w:ind w:left="450"/>
        <w:rPr>
          <w:szCs w:val="20"/>
        </w:rPr>
      </w:pPr>
      <w:r w:rsidRPr="003B2459">
        <w:rPr>
          <w:szCs w:val="20"/>
        </w:rPr>
        <w:lastRenderedPageBreak/>
        <w:t>0.34= Yes, two types of social hostilities</w:t>
      </w:r>
    </w:p>
    <w:p w:rsidR="00B941FD" w:rsidRPr="003B2459" w:rsidRDefault="00B941FD" w:rsidP="00B941FD">
      <w:pPr>
        <w:ind w:left="450"/>
        <w:rPr>
          <w:szCs w:val="20"/>
        </w:rPr>
      </w:pPr>
      <w:r w:rsidRPr="003B2459">
        <w:rPr>
          <w:szCs w:val="20"/>
        </w:rPr>
        <w:t>0.51=Yes, three types of social hostilities</w:t>
      </w:r>
    </w:p>
    <w:p w:rsidR="00B941FD" w:rsidRPr="003B2459" w:rsidRDefault="00B941FD" w:rsidP="00B941FD">
      <w:pPr>
        <w:ind w:left="450"/>
        <w:rPr>
          <w:szCs w:val="20"/>
        </w:rPr>
      </w:pPr>
      <w:r w:rsidRPr="003B2459">
        <w:rPr>
          <w:szCs w:val="20"/>
        </w:rPr>
        <w:t>0.68=Yes, four types of social hostilities</w:t>
      </w:r>
    </w:p>
    <w:p w:rsidR="00B941FD" w:rsidRPr="003B2459" w:rsidRDefault="00B941FD" w:rsidP="00B941FD">
      <w:pPr>
        <w:ind w:left="450"/>
        <w:rPr>
          <w:szCs w:val="20"/>
        </w:rPr>
      </w:pPr>
      <w:r w:rsidRPr="003B2459">
        <w:rPr>
          <w:szCs w:val="20"/>
        </w:rPr>
        <w:t>0.85=Yes, five types of social hostilities</w:t>
      </w:r>
    </w:p>
    <w:p w:rsidR="00B941FD" w:rsidRDefault="00B941FD" w:rsidP="00B941FD">
      <w:pPr>
        <w:ind w:left="450"/>
        <w:rPr>
          <w:szCs w:val="20"/>
        </w:rPr>
      </w:pPr>
      <w:r>
        <w:rPr>
          <w:szCs w:val="20"/>
        </w:rPr>
        <w:t>1.00=</w:t>
      </w:r>
      <w:r w:rsidRPr="003B2459">
        <w:rPr>
          <w:szCs w:val="20"/>
        </w:rPr>
        <w:t xml:space="preserve">Yes, six types of social hostilities </w:t>
      </w:r>
    </w:p>
    <w:p w:rsidR="00F63A96" w:rsidRPr="003B2459" w:rsidRDefault="00F63A96" w:rsidP="00B941FD">
      <w:pPr>
        <w:ind w:left="450"/>
        <w:rPr>
          <w:szCs w:val="20"/>
        </w:rPr>
      </w:pPr>
    </w:p>
    <w:p w:rsidR="00C8526B" w:rsidRDefault="00D26799" w:rsidP="00832997">
      <w:pPr>
        <w:rPr>
          <w:b/>
          <w:i/>
        </w:rPr>
      </w:pPr>
      <w:r>
        <w:rPr>
          <w:b/>
          <w:i/>
        </w:rPr>
        <w:t xml:space="preserve">The following </w:t>
      </w:r>
      <w:r w:rsidR="00AB79DD">
        <w:rPr>
          <w:b/>
          <w:i/>
        </w:rPr>
        <w:t xml:space="preserve">set of </w:t>
      </w:r>
      <w:r>
        <w:rPr>
          <w:b/>
          <w:i/>
        </w:rPr>
        <w:t>questions measure harassment or intimidation of specific religious groups</w:t>
      </w:r>
      <w:r w:rsidR="005E45F2">
        <w:rPr>
          <w:b/>
          <w:i/>
        </w:rPr>
        <w:t xml:space="preserve"> by </w:t>
      </w:r>
      <w:r w:rsidR="00AB79DD">
        <w:rPr>
          <w:b/>
          <w:i/>
        </w:rPr>
        <w:t>individuals</w:t>
      </w:r>
      <w:r w:rsidR="005E45F2">
        <w:rPr>
          <w:b/>
          <w:i/>
        </w:rPr>
        <w:t xml:space="preserve"> or social groups</w:t>
      </w:r>
      <w:r>
        <w:rPr>
          <w:b/>
          <w:i/>
        </w:rPr>
        <w:t xml:space="preserve">. </w:t>
      </w:r>
      <w:r w:rsidR="005E45F2">
        <w:rPr>
          <w:b/>
          <w:i/>
        </w:rPr>
        <w:t xml:space="preserve">The results are reported in the religious restrictions reports, but </w:t>
      </w:r>
      <w:r w:rsidR="003F488D">
        <w:rPr>
          <w:b/>
          <w:i/>
        </w:rPr>
        <w:t>they are not shown in the “Summary of Results” for the Social Hostilities Index.</w:t>
      </w:r>
    </w:p>
    <w:p w:rsidR="00D26799" w:rsidRPr="00832997" w:rsidRDefault="00D26799" w:rsidP="00C8526B">
      <w:pPr>
        <w:ind w:left="450"/>
        <w:rPr>
          <w:b/>
          <w:i/>
        </w:rPr>
      </w:pPr>
    </w:p>
    <w:p w:rsidR="00D26799" w:rsidRPr="003B2459" w:rsidRDefault="00FE38E0" w:rsidP="00D26799">
      <w:r>
        <w:rPr>
          <w:b/>
        </w:rPr>
        <w:t>SHI_Q_</w:t>
      </w:r>
      <w:r w:rsidR="00D26799">
        <w:rPr>
          <w:b/>
        </w:rPr>
        <w:t>1</w:t>
      </w:r>
      <w:r w:rsidR="00C9128B">
        <w:rPr>
          <w:b/>
        </w:rPr>
        <w:t>_</w:t>
      </w:r>
      <w:r w:rsidR="005E45F2">
        <w:rPr>
          <w:b/>
        </w:rPr>
        <w:t>harass</w:t>
      </w:r>
      <w:r w:rsidR="00C9128B">
        <w:rPr>
          <w:b/>
        </w:rPr>
        <w:t>_</w:t>
      </w:r>
      <w:r w:rsidR="00C8526B">
        <w:rPr>
          <w:b/>
        </w:rPr>
        <w:t>Christianity</w:t>
      </w:r>
      <w:r w:rsidR="00C8526B" w:rsidRPr="003B2459">
        <w:t xml:space="preserve">: Was there harassment or intimidation of </w:t>
      </w:r>
      <w:r w:rsidR="00C8526B">
        <w:t>Christians</w:t>
      </w:r>
      <w:r w:rsidR="00C8526B" w:rsidRPr="003B2459">
        <w:t xml:space="preserve"> </w:t>
      </w:r>
      <w:r w:rsidR="00D26799">
        <w:t>motivated by religious hatred or violence</w:t>
      </w:r>
      <w:r w:rsidR="00D26799" w:rsidRPr="003B2459">
        <w:t xml:space="preserve">? </w:t>
      </w:r>
    </w:p>
    <w:p w:rsidR="00C8526B" w:rsidRPr="003B2459" w:rsidRDefault="00C8526B" w:rsidP="00832997">
      <w:pPr>
        <w:ind w:firstLine="450"/>
        <w:rPr>
          <w:spacing w:val="-4"/>
        </w:rPr>
      </w:pPr>
      <w:r w:rsidRPr="003B2459">
        <w:rPr>
          <w:spacing w:val="-4"/>
        </w:rPr>
        <w:t>0= No</w:t>
      </w:r>
    </w:p>
    <w:p w:rsidR="00C8526B" w:rsidRDefault="00C8526B" w:rsidP="00C8526B">
      <w:pPr>
        <w:ind w:left="450"/>
      </w:pPr>
      <w:r w:rsidRPr="003B2459">
        <w:t>1.00= Yes</w:t>
      </w:r>
    </w:p>
    <w:p w:rsidR="00C8526B" w:rsidRPr="003B2459" w:rsidRDefault="00C8526B" w:rsidP="00C8526B">
      <w:pPr>
        <w:ind w:left="450"/>
        <w:rPr>
          <w:i/>
        </w:rPr>
      </w:pPr>
    </w:p>
    <w:p w:rsidR="00C8526B" w:rsidRPr="003B2459" w:rsidRDefault="00FE38E0" w:rsidP="00C8526B">
      <w:r>
        <w:rPr>
          <w:b/>
        </w:rPr>
        <w:t>SHI_Q_</w:t>
      </w:r>
      <w:r w:rsidR="00D26799">
        <w:rPr>
          <w:b/>
        </w:rPr>
        <w:t>1</w:t>
      </w:r>
      <w:r w:rsidR="00C9128B">
        <w:rPr>
          <w:b/>
        </w:rPr>
        <w:t>_</w:t>
      </w:r>
      <w:r w:rsidR="00D26799">
        <w:rPr>
          <w:b/>
        </w:rPr>
        <w:t>harass</w:t>
      </w:r>
      <w:r w:rsidR="00C9128B">
        <w:rPr>
          <w:b/>
        </w:rPr>
        <w:t>_</w:t>
      </w:r>
      <w:r w:rsidR="00C8526B">
        <w:rPr>
          <w:b/>
        </w:rPr>
        <w:t>Islam</w:t>
      </w:r>
      <w:r w:rsidR="00C8526B" w:rsidRPr="003B2459">
        <w:t xml:space="preserve">: Was there harassment or intimidation of </w:t>
      </w:r>
      <w:r w:rsidR="00C8526B">
        <w:t>Muslims</w:t>
      </w:r>
      <w:r w:rsidR="00C8526B" w:rsidRPr="003B2459">
        <w:t xml:space="preserve"> </w:t>
      </w:r>
      <w:r w:rsidR="00D26799">
        <w:t>motivated by religious hatred or violence</w:t>
      </w:r>
      <w:r w:rsidR="00C8526B" w:rsidRPr="003B2459">
        <w:t xml:space="preserve">? </w:t>
      </w:r>
    </w:p>
    <w:p w:rsidR="00C8526B" w:rsidRPr="003B2459" w:rsidRDefault="00C8526B" w:rsidP="00C8526B">
      <w:pPr>
        <w:ind w:left="450"/>
        <w:rPr>
          <w:spacing w:val="-4"/>
        </w:rPr>
      </w:pPr>
      <w:r w:rsidRPr="003B2459">
        <w:rPr>
          <w:spacing w:val="-4"/>
        </w:rPr>
        <w:t>0= No</w:t>
      </w:r>
    </w:p>
    <w:p w:rsidR="00C8526B" w:rsidRDefault="00C8526B" w:rsidP="00C8526B">
      <w:pPr>
        <w:ind w:left="450"/>
      </w:pPr>
      <w:r w:rsidRPr="003B2459">
        <w:t>1.00= Yes</w:t>
      </w:r>
    </w:p>
    <w:p w:rsidR="00C8526B" w:rsidRDefault="00C8526B" w:rsidP="00C8526B">
      <w:pPr>
        <w:ind w:left="450"/>
      </w:pPr>
    </w:p>
    <w:p w:rsidR="00D26799" w:rsidRPr="003B2459" w:rsidRDefault="00FE38E0" w:rsidP="00D26799">
      <w:r>
        <w:rPr>
          <w:b/>
        </w:rPr>
        <w:t>SHI_Q_</w:t>
      </w:r>
      <w:r w:rsidR="00D26799">
        <w:rPr>
          <w:b/>
        </w:rPr>
        <w:t>1</w:t>
      </w:r>
      <w:r w:rsidR="00C9128B">
        <w:rPr>
          <w:b/>
        </w:rPr>
        <w:t>_</w:t>
      </w:r>
      <w:r w:rsidR="00D26799">
        <w:rPr>
          <w:b/>
        </w:rPr>
        <w:t>harass</w:t>
      </w:r>
      <w:r w:rsidR="00C9128B">
        <w:rPr>
          <w:b/>
        </w:rPr>
        <w:t>_</w:t>
      </w:r>
      <w:r w:rsidR="00C8526B">
        <w:rPr>
          <w:b/>
        </w:rPr>
        <w:t>Buddhism</w:t>
      </w:r>
      <w:r w:rsidR="00C8526B" w:rsidRPr="003B2459">
        <w:t xml:space="preserve">: Was there harassment or intimidation of </w:t>
      </w:r>
      <w:r w:rsidR="00C8526B">
        <w:t>Buddhists</w:t>
      </w:r>
      <w:r w:rsidR="00C8526B" w:rsidRPr="003B2459">
        <w:t xml:space="preserve"> </w:t>
      </w:r>
      <w:r w:rsidR="00D26799">
        <w:t>motivated by religious hatred or violence</w:t>
      </w:r>
      <w:r w:rsidR="00D26799" w:rsidRPr="003B2459">
        <w:t xml:space="preserve">? </w:t>
      </w:r>
    </w:p>
    <w:p w:rsidR="00C8526B" w:rsidRPr="003B2459" w:rsidRDefault="00C8526B" w:rsidP="00955EFB">
      <w:pPr>
        <w:ind w:firstLine="450"/>
        <w:rPr>
          <w:spacing w:val="-4"/>
        </w:rPr>
      </w:pPr>
      <w:r w:rsidRPr="003B2459">
        <w:rPr>
          <w:spacing w:val="-4"/>
        </w:rPr>
        <w:t>0= No</w:t>
      </w:r>
    </w:p>
    <w:p w:rsidR="00C8526B" w:rsidRDefault="00C8526B" w:rsidP="00C8526B">
      <w:pPr>
        <w:ind w:left="450"/>
      </w:pPr>
      <w:r w:rsidRPr="003B2459">
        <w:t>1.00= Yes</w:t>
      </w:r>
    </w:p>
    <w:p w:rsidR="00C8526B" w:rsidRDefault="00C8526B" w:rsidP="00C8526B">
      <w:pPr>
        <w:ind w:left="450"/>
      </w:pPr>
    </w:p>
    <w:p w:rsidR="00D26799" w:rsidRPr="003B2459" w:rsidRDefault="00FE38E0" w:rsidP="00D26799">
      <w:r>
        <w:rPr>
          <w:b/>
        </w:rPr>
        <w:t>SHI_Q_</w:t>
      </w:r>
      <w:r w:rsidR="00D26799">
        <w:rPr>
          <w:b/>
        </w:rPr>
        <w:t>1</w:t>
      </w:r>
      <w:r w:rsidR="009B7A4E">
        <w:rPr>
          <w:b/>
        </w:rPr>
        <w:t>_</w:t>
      </w:r>
      <w:r w:rsidR="00D26799">
        <w:rPr>
          <w:b/>
        </w:rPr>
        <w:t>harass</w:t>
      </w:r>
      <w:r w:rsidR="009B7A4E">
        <w:rPr>
          <w:b/>
        </w:rPr>
        <w:t>_</w:t>
      </w:r>
      <w:r w:rsidR="00C8526B">
        <w:rPr>
          <w:b/>
        </w:rPr>
        <w:t>Hinduism</w:t>
      </w:r>
      <w:r w:rsidR="00C8526B" w:rsidRPr="003B2459">
        <w:t xml:space="preserve">: Was there harassment or intimidation of </w:t>
      </w:r>
      <w:r w:rsidR="00C8526B">
        <w:t>Hindus</w:t>
      </w:r>
      <w:r w:rsidR="00C8526B" w:rsidRPr="003B2459">
        <w:t xml:space="preserve"> </w:t>
      </w:r>
      <w:r w:rsidR="00D26799">
        <w:t>motivated by religious hatred or violence</w:t>
      </w:r>
      <w:r w:rsidR="00D26799" w:rsidRPr="003B2459">
        <w:t xml:space="preserve">? </w:t>
      </w:r>
    </w:p>
    <w:p w:rsidR="00C8526B" w:rsidRPr="003B2459" w:rsidRDefault="00C8526B" w:rsidP="00955EFB">
      <w:pPr>
        <w:ind w:firstLine="450"/>
        <w:rPr>
          <w:spacing w:val="-4"/>
        </w:rPr>
      </w:pPr>
      <w:r w:rsidRPr="003B2459">
        <w:rPr>
          <w:spacing w:val="-4"/>
        </w:rPr>
        <w:t>0= No</w:t>
      </w:r>
    </w:p>
    <w:p w:rsidR="00C8526B" w:rsidRDefault="00C8526B" w:rsidP="00C8526B">
      <w:pPr>
        <w:ind w:left="450"/>
      </w:pPr>
      <w:r w:rsidRPr="003B2459">
        <w:t>1.00= Yes</w:t>
      </w:r>
    </w:p>
    <w:p w:rsidR="00C8526B" w:rsidRDefault="00C8526B" w:rsidP="00C8526B">
      <w:pPr>
        <w:ind w:left="450"/>
      </w:pPr>
    </w:p>
    <w:p w:rsidR="00D26799" w:rsidRPr="003B2459" w:rsidRDefault="00FE38E0" w:rsidP="00D26799">
      <w:r>
        <w:rPr>
          <w:b/>
        </w:rPr>
        <w:t>SHI_Q_</w:t>
      </w:r>
      <w:r w:rsidR="00D26799">
        <w:rPr>
          <w:b/>
        </w:rPr>
        <w:t>1</w:t>
      </w:r>
      <w:r w:rsidR="009B7A4E">
        <w:rPr>
          <w:b/>
        </w:rPr>
        <w:t>_</w:t>
      </w:r>
      <w:r w:rsidR="00D26799">
        <w:rPr>
          <w:b/>
        </w:rPr>
        <w:t>harass</w:t>
      </w:r>
      <w:r w:rsidR="009B7A4E">
        <w:rPr>
          <w:b/>
        </w:rPr>
        <w:t>_</w:t>
      </w:r>
      <w:r w:rsidR="00C8526B">
        <w:rPr>
          <w:b/>
        </w:rPr>
        <w:t>Judaism</w:t>
      </w:r>
      <w:r w:rsidR="00C8526B" w:rsidRPr="003B2459">
        <w:t xml:space="preserve">: Was there harassment or intimidation of </w:t>
      </w:r>
      <w:r w:rsidR="00C8526B">
        <w:t>Jews</w:t>
      </w:r>
      <w:r w:rsidR="00C8526B" w:rsidRPr="003B2459">
        <w:t xml:space="preserve"> </w:t>
      </w:r>
      <w:r w:rsidR="00D26799">
        <w:t>motivated by religious hatred or violence</w:t>
      </w:r>
      <w:r w:rsidR="00D26799" w:rsidRPr="003B2459">
        <w:t xml:space="preserve">? </w:t>
      </w:r>
    </w:p>
    <w:p w:rsidR="00C8526B" w:rsidRPr="003B2459" w:rsidRDefault="00C8526B" w:rsidP="00955EFB">
      <w:pPr>
        <w:ind w:firstLine="450"/>
        <w:rPr>
          <w:spacing w:val="-4"/>
        </w:rPr>
      </w:pPr>
      <w:r w:rsidRPr="003B2459">
        <w:rPr>
          <w:spacing w:val="-4"/>
        </w:rPr>
        <w:t>0= No</w:t>
      </w:r>
    </w:p>
    <w:p w:rsidR="00C8526B" w:rsidRDefault="00C8526B" w:rsidP="00C8526B">
      <w:pPr>
        <w:ind w:left="450"/>
      </w:pPr>
      <w:r w:rsidRPr="003B2459">
        <w:t>1.00= Yes</w:t>
      </w:r>
    </w:p>
    <w:p w:rsidR="00C8526B" w:rsidRPr="00D73A9E" w:rsidRDefault="00C8526B" w:rsidP="00C8526B">
      <w:pPr>
        <w:ind w:left="450"/>
      </w:pPr>
    </w:p>
    <w:p w:rsidR="00D26799" w:rsidRPr="003B2459" w:rsidDel="00644951" w:rsidRDefault="00FE38E0" w:rsidP="00D26799">
      <w:pPr>
        <w:rPr>
          <w:del w:id="50" w:author="Aleksandra Sandstrom" w:date="2015-08-12T14:53:00Z"/>
        </w:rPr>
      </w:pPr>
      <w:r>
        <w:rPr>
          <w:b/>
        </w:rPr>
        <w:t>SHI_Q_</w:t>
      </w:r>
      <w:r w:rsidR="00D26799">
        <w:rPr>
          <w:b/>
        </w:rPr>
        <w:t>1</w:t>
      </w:r>
      <w:r w:rsidR="009B7A4E">
        <w:rPr>
          <w:b/>
        </w:rPr>
        <w:t>_</w:t>
      </w:r>
      <w:r w:rsidR="00D26799">
        <w:rPr>
          <w:b/>
        </w:rPr>
        <w:t>harass</w:t>
      </w:r>
      <w:r w:rsidR="009B7A4E">
        <w:rPr>
          <w:b/>
        </w:rPr>
        <w:t>_</w:t>
      </w:r>
      <w:r w:rsidR="00C8526B" w:rsidRPr="00544A5B">
        <w:rPr>
          <w:b/>
        </w:rPr>
        <w:t>Folk</w:t>
      </w:r>
      <w:r w:rsidR="00544A5B">
        <w:rPr>
          <w:b/>
        </w:rPr>
        <w:t xml:space="preserve"> </w:t>
      </w:r>
      <w:r w:rsidR="00C8526B" w:rsidRPr="00544A5B">
        <w:rPr>
          <w:b/>
        </w:rPr>
        <w:t>Religion</w:t>
      </w:r>
      <w:r w:rsidR="005E45F2" w:rsidRPr="00544A5B">
        <w:rPr>
          <w:b/>
        </w:rPr>
        <w:t>s</w:t>
      </w:r>
      <w:r w:rsidR="00C8526B" w:rsidRPr="009E0BDA">
        <w:t xml:space="preserve">: Was there harassment or intimidation of adherents of folk religions </w:t>
      </w:r>
      <w:r w:rsidR="00D26799">
        <w:t>motivated by religious hatred or violence</w:t>
      </w:r>
      <w:r w:rsidR="00D26799" w:rsidRPr="003B2459">
        <w:t xml:space="preserve">? </w:t>
      </w:r>
    </w:p>
    <w:p w:rsidR="00C8526B" w:rsidRPr="009E0BDA" w:rsidRDefault="00C8526B" w:rsidP="00C8526B"/>
    <w:p w:rsidR="00C8526B" w:rsidRPr="009E0BDA" w:rsidRDefault="00C8526B" w:rsidP="00C8526B">
      <w:pPr>
        <w:ind w:left="450"/>
        <w:rPr>
          <w:spacing w:val="-4"/>
        </w:rPr>
      </w:pPr>
      <w:r w:rsidRPr="009E0BDA">
        <w:rPr>
          <w:spacing w:val="-4"/>
        </w:rPr>
        <w:t>0= No</w:t>
      </w:r>
    </w:p>
    <w:p w:rsidR="00C8526B" w:rsidRPr="009E0BDA" w:rsidRDefault="00C8526B" w:rsidP="00C8526B">
      <w:pPr>
        <w:ind w:left="450"/>
      </w:pPr>
      <w:r w:rsidRPr="009E0BDA">
        <w:t>1.00= Yes</w:t>
      </w:r>
    </w:p>
    <w:p w:rsidR="00C8526B" w:rsidRPr="009E0BDA" w:rsidRDefault="00C8526B" w:rsidP="00C8526B">
      <w:pPr>
        <w:ind w:left="450"/>
      </w:pPr>
    </w:p>
    <w:p w:rsidR="00D26799" w:rsidRPr="003B2459" w:rsidDel="00644951" w:rsidRDefault="00FE38E0" w:rsidP="00D26799">
      <w:pPr>
        <w:rPr>
          <w:del w:id="51" w:author="Aleksandra Sandstrom" w:date="2015-08-12T14:53:00Z"/>
        </w:rPr>
      </w:pPr>
      <w:r>
        <w:rPr>
          <w:b/>
        </w:rPr>
        <w:t>SHI_Q_</w:t>
      </w:r>
      <w:r w:rsidR="00D26799">
        <w:rPr>
          <w:b/>
        </w:rPr>
        <w:t>1</w:t>
      </w:r>
      <w:r w:rsidR="00C9128B">
        <w:rPr>
          <w:b/>
        </w:rPr>
        <w:t>_</w:t>
      </w:r>
      <w:r w:rsidR="00D26799">
        <w:rPr>
          <w:b/>
        </w:rPr>
        <w:t>harass</w:t>
      </w:r>
      <w:r w:rsidR="00C9128B">
        <w:rPr>
          <w:b/>
        </w:rPr>
        <w:t>_</w:t>
      </w:r>
      <w:r w:rsidR="00C8526B" w:rsidRPr="00544A5B">
        <w:rPr>
          <w:b/>
        </w:rPr>
        <w:t>Other</w:t>
      </w:r>
      <w:r w:rsidR="00544A5B">
        <w:rPr>
          <w:b/>
        </w:rPr>
        <w:t xml:space="preserve"> </w:t>
      </w:r>
      <w:r w:rsidR="005E45F2" w:rsidRPr="00544A5B">
        <w:rPr>
          <w:b/>
        </w:rPr>
        <w:t>Religions</w:t>
      </w:r>
      <w:r w:rsidR="00C8526B" w:rsidRPr="009E0BDA">
        <w:t>: Was there harassment or intimidation of adherents of other religions</w:t>
      </w:r>
      <w:r w:rsidR="00C8526B" w:rsidRPr="00D73A9E">
        <w:t xml:space="preserve"> </w:t>
      </w:r>
      <w:r w:rsidR="00D26799">
        <w:t>motivated by religious hatred or violence</w:t>
      </w:r>
      <w:r w:rsidR="00D26799" w:rsidRPr="003B2459">
        <w:t xml:space="preserve">? </w:t>
      </w:r>
    </w:p>
    <w:p w:rsidR="00C8526B" w:rsidRPr="00D73A9E" w:rsidRDefault="00C8526B" w:rsidP="00C8526B"/>
    <w:p w:rsidR="00C8526B" w:rsidRPr="009E0BDA" w:rsidRDefault="00C8526B" w:rsidP="00C8526B">
      <w:pPr>
        <w:ind w:left="450"/>
        <w:rPr>
          <w:spacing w:val="-4"/>
        </w:rPr>
      </w:pPr>
      <w:r w:rsidRPr="009E0BDA">
        <w:rPr>
          <w:spacing w:val="-4"/>
        </w:rPr>
        <w:t>0= No</w:t>
      </w:r>
    </w:p>
    <w:p w:rsidR="00C8526B" w:rsidRPr="009E0BDA" w:rsidRDefault="00C8526B" w:rsidP="00C8526B">
      <w:pPr>
        <w:ind w:left="450"/>
      </w:pPr>
      <w:r w:rsidRPr="009E0BDA">
        <w:t>1.00= Yes</w:t>
      </w:r>
    </w:p>
    <w:p w:rsidR="00C8526B" w:rsidRPr="003B2459" w:rsidRDefault="00C8526B" w:rsidP="00C8526B">
      <w:pPr>
        <w:ind w:left="450"/>
        <w:rPr>
          <w:ins w:id="52" w:author="Peter Henne" w:date="2015-07-06T11:49:00Z"/>
          <w:i/>
        </w:rPr>
      </w:pPr>
    </w:p>
    <w:p w:rsidR="00C8526B" w:rsidRPr="003B2459" w:rsidRDefault="00C8526B" w:rsidP="00C8526B">
      <w:pPr>
        <w:rPr>
          <w:sz w:val="22"/>
          <w:szCs w:val="22"/>
        </w:rPr>
      </w:pPr>
      <w:r w:rsidRPr="009B7A4E">
        <w:rPr>
          <w:bCs/>
          <w:i/>
          <w:iCs/>
          <w:sz w:val="22"/>
          <w:szCs w:val="22"/>
        </w:rPr>
        <w:t>Harassment or intimidation refers to a</w:t>
      </w:r>
      <w:r w:rsidR="00ED3776">
        <w:rPr>
          <w:bCs/>
          <w:i/>
          <w:iCs/>
          <w:sz w:val="22"/>
          <w:szCs w:val="22"/>
        </w:rPr>
        <w:t>n</w:t>
      </w:r>
      <w:r w:rsidRPr="009B7A4E">
        <w:rPr>
          <w:i/>
          <w:sz w:val="22"/>
          <w:szCs w:val="22"/>
        </w:rPr>
        <w:t xml:space="preserve"> offense against a religious group or person </w:t>
      </w:r>
      <w:r w:rsidR="004B70E6">
        <w:rPr>
          <w:i/>
          <w:sz w:val="22"/>
          <w:szCs w:val="22"/>
        </w:rPr>
        <w:t>by social groups or individuals</w:t>
      </w:r>
      <w:r w:rsidR="009B7A4E">
        <w:rPr>
          <w:i/>
          <w:sz w:val="22"/>
          <w:szCs w:val="22"/>
        </w:rPr>
        <w:t>,</w:t>
      </w:r>
      <w:r w:rsidR="004B70E6">
        <w:rPr>
          <w:i/>
          <w:sz w:val="22"/>
          <w:szCs w:val="22"/>
        </w:rPr>
        <w:t xml:space="preserve"> </w:t>
      </w:r>
      <w:r w:rsidRPr="009B7A4E">
        <w:rPr>
          <w:i/>
          <w:sz w:val="22"/>
          <w:szCs w:val="22"/>
        </w:rPr>
        <w:t xml:space="preserve">including physical coercion or singling someone out with the intent of making his/her life or religious practice more difficult. </w:t>
      </w:r>
      <w:r w:rsidR="009B7A4E">
        <w:rPr>
          <w:i/>
          <w:sz w:val="22"/>
          <w:szCs w:val="22"/>
        </w:rPr>
        <w:t>N</w:t>
      </w:r>
      <w:r w:rsidRPr="009B7A4E">
        <w:rPr>
          <w:i/>
          <w:sz w:val="22"/>
          <w:szCs w:val="22"/>
        </w:rPr>
        <w:t xml:space="preserve">egative public comments or characterizations about religious groups also constitute harassment. </w:t>
      </w:r>
      <w:r w:rsidR="009B7A4E">
        <w:rPr>
          <w:i/>
          <w:sz w:val="22"/>
          <w:szCs w:val="22"/>
        </w:rPr>
        <w:t xml:space="preserve">The questions about the harassment of particular religious groups are </w:t>
      </w:r>
      <w:r w:rsidRPr="009B7A4E">
        <w:rPr>
          <w:i/>
          <w:sz w:val="22"/>
          <w:szCs w:val="22"/>
        </w:rPr>
        <w:t xml:space="preserve">combined into </w:t>
      </w:r>
      <w:r w:rsidR="00FE38E0">
        <w:rPr>
          <w:i/>
          <w:sz w:val="22"/>
          <w:szCs w:val="22"/>
        </w:rPr>
        <w:t>SHI_Q_</w:t>
      </w:r>
      <w:r w:rsidR="00BC23BD" w:rsidRPr="009B7A4E">
        <w:rPr>
          <w:i/>
          <w:sz w:val="22"/>
          <w:szCs w:val="22"/>
        </w:rPr>
        <w:t xml:space="preserve">1 in the “Summary of Results” </w:t>
      </w:r>
      <w:r w:rsidR="00565CD5">
        <w:rPr>
          <w:i/>
          <w:sz w:val="22"/>
          <w:szCs w:val="22"/>
        </w:rPr>
        <w:t>section</w:t>
      </w:r>
      <w:r w:rsidR="006A0D70">
        <w:rPr>
          <w:i/>
          <w:sz w:val="22"/>
          <w:szCs w:val="22"/>
        </w:rPr>
        <w:t xml:space="preserve"> of the religious restrictions reports </w:t>
      </w:r>
      <w:r w:rsidR="00BC23BD" w:rsidRPr="009B7A4E">
        <w:rPr>
          <w:i/>
          <w:sz w:val="22"/>
          <w:szCs w:val="22"/>
        </w:rPr>
        <w:t xml:space="preserve">and </w:t>
      </w:r>
      <w:r w:rsidR="00FE38E0" w:rsidRPr="00025183">
        <w:rPr>
          <w:i/>
          <w:sz w:val="22"/>
          <w:szCs w:val="22"/>
        </w:rPr>
        <w:t>SHI_Q_</w:t>
      </w:r>
      <w:r w:rsidR="00D26799" w:rsidRPr="00025183">
        <w:rPr>
          <w:i/>
          <w:sz w:val="22"/>
          <w:szCs w:val="22"/>
        </w:rPr>
        <w:t>1.harass</w:t>
      </w:r>
      <w:r w:rsidR="00644951">
        <w:rPr>
          <w:i/>
          <w:sz w:val="22"/>
          <w:szCs w:val="22"/>
        </w:rPr>
        <w:t>ment</w:t>
      </w:r>
      <w:r w:rsidR="00D26799" w:rsidRPr="009B7A4E">
        <w:rPr>
          <w:i/>
          <w:sz w:val="22"/>
          <w:szCs w:val="22"/>
        </w:rPr>
        <w:t xml:space="preserve"> </w:t>
      </w:r>
      <w:r w:rsidR="00BC23BD" w:rsidRPr="009B7A4E">
        <w:rPr>
          <w:i/>
          <w:sz w:val="22"/>
          <w:szCs w:val="22"/>
        </w:rPr>
        <w:t>in this dataset.</w:t>
      </w:r>
      <w:r w:rsidR="00BC23BD">
        <w:rPr>
          <w:i/>
          <w:sz w:val="22"/>
          <w:szCs w:val="22"/>
        </w:rPr>
        <w:t xml:space="preserve"> </w:t>
      </w:r>
      <w:r>
        <w:rPr>
          <w:i/>
          <w:sz w:val="22"/>
          <w:szCs w:val="22"/>
        </w:rPr>
        <w:t xml:space="preserve"> </w:t>
      </w:r>
    </w:p>
    <w:p w:rsidR="00C8526B" w:rsidRPr="003B2459" w:rsidRDefault="00C8526B" w:rsidP="00B941FD"/>
    <w:p w:rsidR="00B941FD" w:rsidRPr="003B2459" w:rsidRDefault="00FE38E0" w:rsidP="00B941FD">
      <w:r>
        <w:rPr>
          <w:b/>
        </w:rPr>
        <w:t>SHI_Q_</w:t>
      </w:r>
      <w:r w:rsidR="00B941FD" w:rsidRPr="00D213D8">
        <w:rPr>
          <w:b/>
        </w:rPr>
        <w:t>2</w:t>
      </w:r>
      <w:r w:rsidR="00B941FD" w:rsidRPr="003B2459">
        <w:t>: Was there mob violence related to religion?</w:t>
      </w:r>
    </w:p>
    <w:p w:rsidR="00B941FD" w:rsidRPr="003B2459" w:rsidRDefault="00B941FD" w:rsidP="00B941FD">
      <w:pPr>
        <w:ind w:left="450"/>
      </w:pPr>
      <w:r w:rsidRPr="003B2459">
        <w:t>0= No</w:t>
      </w:r>
      <w:r w:rsidRPr="003B2459">
        <w:tab/>
      </w:r>
    </w:p>
    <w:p w:rsidR="00B941FD" w:rsidRPr="003B2459" w:rsidRDefault="00B941FD" w:rsidP="00B941FD">
      <w:pPr>
        <w:ind w:left="450"/>
      </w:pPr>
      <w:r w:rsidRPr="003B2459">
        <w:t>0.50= Yes, but no deaths were reported</w:t>
      </w:r>
    </w:p>
    <w:p w:rsidR="00B941FD" w:rsidRPr="003B2459" w:rsidRDefault="00B941FD" w:rsidP="00B941FD">
      <w:pPr>
        <w:ind w:left="450"/>
      </w:pPr>
      <w:r w:rsidRPr="003B2459">
        <w:t>1.00= Yes, and deaths were reported</w:t>
      </w:r>
    </w:p>
    <w:p w:rsidR="00B941FD" w:rsidRPr="003B2459" w:rsidRDefault="00B941FD" w:rsidP="00B941FD">
      <w:pPr>
        <w:rPr>
          <w:bCs/>
          <w:i/>
          <w:iCs/>
          <w:sz w:val="22"/>
        </w:rPr>
      </w:pPr>
    </w:p>
    <w:p w:rsidR="00B941FD" w:rsidRPr="003B2459" w:rsidRDefault="004C016D" w:rsidP="00B941FD">
      <w:pPr>
        <w:rPr>
          <w:bCs/>
          <w:i/>
          <w:iCs/>
          <w:sz w:val="22"/>
        </w:rPr>
      </w:pPr>
      <w:r>
        <w:rPr>
          <w:bCs/>
          <w:i/>
          <w:iCs/>
          <w:sz w:val="22"/>
        </w:rPr>
        <w:t xml:space="preserve">In addition to large-scale mob violence, this </w:t>
      </w:r>
      <w:r w:rsidR="002C230F">
        <w:rPr>
          <w:bCs/>
          <w:i/>
          <w:iCs/>
          <w:sz w:val="22"/>
        </w:rPr>
        <w:t xml:space="preserve">question includes </w:t>
      </w:r>
      <w:r w:rsidR="00025183">
        <w:rPr>
          <w:bCs/>
          <w:i/>
          <w:iCs/>
          <w:sz w:val="22"/>
        </w:rPr>
        <w:t xml:space="preserve">incidents in which </w:t>
      </w:r>
      <w:r w:rsidR="002C230F">
        <w:rPr>
          <w:bCs/>
          <w:i/>
          <w:iCs/>
          <w:sz w:val="22"/>
        </w:rPr>
        <w:t>a group o</w:t>
      </w:r>
      <w:r>
        <w:rPr>
          <w:bCs/>
          <w:i/>
          <w:iCs/>
          <w:sz w:val="22"/>
        </w:rPr>
        <w:t>f</w:t>
      </w:r>
      <w:r w:rsidR="00025183">
        <w:rPr>
          <w:bCs/>
          <w:i/>
          <w:iCs/>
          <w:sz w:val="22"/>
        </w:rPr>
        <w:t xml:space="preserve"> people attack</w:t>
      </w:r>
      <w:r w:rsidR="002C230F">
        <w:rPr>
          <w:bCs/>
          <w:i/>
          <w:iCs/>
          <w:sz w:val="22"/>
        </w:rPr>
        <w:t xml:space="preserve"> an individual or group </w:t>
      </w:r>
      <w:r w:rsidR="000A3504">
        <w:rPr>
          <w:bCs/>
          <w:i/>
          <w:iCs/>
          <w:sz w:val="22"/>
        </w:rPr>
        <w:t>as a result of tensions relating to religion.</w:t>
      </w:r>
    </w:p>
    <w:p w:rsidR="00B941FD" w:rsidRPr="003B2459" w:rsidRDefault="00B941FD" w:rsidP="00B941FD"/>
    <w:p w:rsidR="00B941FD" w:rsidRPr="003B2459" w:rsidRDefault="00FE38E0" w:rsidP="00B941FD">
      <w:r>
        <w:rPr>
          <w:b/>
        </w:rPr>
        <w:t>SHI_Q_</w:t>
      </w:r>
      <w:r w:rsidR="00B941FD" w:rsidRPr="00D213D8">
        <w:rPr>
          <w:b/>
        </w:rPr>
        <w:t>3</w:t>
      </w:r>
      <w:r w:rsidR="00B941FD" w:rsidRPr="003B2459">
        <w:t>: Were there acts of sectarian or communal violence between religious groups?</w:t>
      </w: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Pr>
        <w:rPr>
          <w:sz w:val="20"/>
        </w:rPr>
      </w:pPr>
    </w:p>
    <w:p w:rsidR="00B941FD" w:rsidRPr="003B2459" w:rsidRDefault="00B941FD" w:rsidP="00B941FD">
      <w:pPr>
        <w:rPr>
          <w:sz w:val="20"/>
        </w:rPr>
      </w:pPr>
      <w:r w:rsidRPr="003B2459">
        <w:rPr>
          <w:bCs/>
          <w:i/>
          <w:iCs/>
          <w:sz w:val="22"/>
        </w:rPr>
        <w:t xml:space="preserve">This question measures sectarian or communal violence between religious groups. This </w:t>
      </w:r>
      <w:r w:rsidR="003F488D">
        <w:rPr>
          <w:bCs/>
          <w:i/>
          <w:iCs/>
          <w:sz w:val="22"/>
        </w:rPr>
        <w:t xml:space="preserve">involves </w:t>
      </w:r>
      <w:r w:rsidRPr="003B2459">
        <w:rPr>
          <w:bCs/>
          <w:i/>
          <w:iCs/>
          <w:sz w:val="22"/>
        </w:rPr>
        <w:t>two or more religious groups facing off in repeated clashes</w:t>
      </w:r>
      <w:r w:rsidR="004E7A28">
        <w:rPr>
          <w:bCs/>
          <w:i/>
          <w:iCs/>
          <w:sz w:val="22"/>
        </w:rPr>
        <w:t>.</w:t>
      </w:r>
      <w:r w:rsidR="000A3504">
        <w:rPr>
          <w:bCs/>
          <w:i/>
          <w:iCs/>
          <w:sz w:val="22"/>
        </w:rPr>
        <w:t xml:space="preserve"> </w:t>
      </w:r>
      <w:r w:rsidR="004E7A28">
        <w:rPr>
          <w:bCs/>
          <w:i/>
          <w:iCs/>
          <w:sz w:val="22"/>
        </w:rPr>
        <w:t xml:space="preserve">This question </w:t>
      </w:r>
      <w:r w:rsidR="000A3504">
        <w:rPr>
          <w:bCs/>
          <w:i/>
          <w:iCs/>
          <w:sz w:val="22"/>
        </w:rPr>
        <w:t xml:space="preserve">measures broader or longer-lasting hostilities than </w:t>
      </w:r>
      <w:r w:rsidR="00FE38E0">
        <w:rPr>
          <w:bCs/>
          <w:i/>
          <w:iCs/>
          <w:sz w:val="22"/>
        </w:rPr>
        <w:t>SHI_Q_</w:t>
      </w:r>
      <w:r w:rsidR="000A3504">
        <w:rPr>
          <w:bCs/>
          <w:i/>
          <w:iCs/>
          <w:sz w:val="22"/>
        </w:rPr>
        <w:t>2</w:t>
      </w:r>
      <w:r w:rsidRPr="003B2459">
        <w:rPr>
          <w:bCs/>
          <w:i/>
          <w:iCs/>
          <w:sz w:val="22"/>
        </w:rPr>
        <w:t xml:space="preserve">.  </w:t>
      </w:r>
    </w:p>
    <w:p w:rsidR="00B941FD" w:rsidRPr="003B2459" w:rsidRDefault="00B941FD" w:rsidP="00B941FD">
      <w:pPr>
        <w:rPr>
          <w:sz w:val="20"/>
        </w:rPr>
      </w:pPr>
    </w:p>
    <w:p w:rsidR="00FD7374" w:rsidRDefault="00FD7374" w:rsidP="00F86992">
      <w:pPr>
        <w:rPr>
          <w:b/>
        </w:rPr>
      </w:pPr>
    </w:p>
    <w:p w:rsidR="00F86992" w:rsidRDefault="00FE38E0" w:rsidP="00F86992">
      <w:r>
        <w:rPr>
          <w:b/>
        </w:rPr>
        <w:t>SHI_Q_</w:t>
      </w:r>
      <w:r w:rsidR="00F86992" w:rsidRPr="00D213D8">
        <w:rPr>
          <w:b/>
        </w:rPr>
        <w:t>4</w:t>
      </w:r>
      <w:r w:rsidR="00F86992" w:rsidRPr="003B2459">
        <w:t>: Were religion-related terrorist groups active in the country?</w:t>
      </w:r>
      <w:r w:rsidR="00F86992">
        <w:t xml:space="preserve"> </w:t>
      </w:r>
    </w:p>
    <w:p w:rsidR="00F86992" w:rsidRPr="003B2459" w:rsidRDefault="00F86992" w:rsidP="00F86992">
      <w:pPr>
        <w:ind w:left="450"/>
      </w:pPr>
      <w:r w:rsidRPr="003B2459">
        <w:t>0= No</w:t>
      </w:r>
    </w:p>
    <w:p w:rsidR="00F86992" w:rsidRPr="003B2459" w:rsidRDefault="00F86992" w:rsidP="00F86992">
      <w:pPr>
        <w:ind w:left="450"/>
      </w:pPr>
      <w:r>
        <w:t>1.00=</w:t>
      </w:r>
      <w:r w:rsidRPr="003B2459">
        <w:t xml:space="preserve"> Yes</w:t>
      </w:r>
    </w:p>
    <w:p w:rsidR="00FD7374" w:rsidRDefault="00FD7374" w:rsidP="006A0D70">
      <w:pPr>
        <w:rPr>
          <w:b/>
        </w:rPr>
      </w:pPr>
    </w:p>
    <w:p w:rsidR="00FD7374" w:rsidRPr="003B2459" w:rsidRDefault="00B941FD" w:rsidP="00FD7374">
      <w:r w:rsidRPr="00D213D8">
        <w:rPr>
          <w:b/>
        </w:rPr>
        <w:lastRenderedPageBreak/>
        <w:t>SHI</w:t>
      </w:r>
      <w:r w:rsidR="006A0D70">
        <w:rPr>
          <w:b/>
        </w:rPr>
        <w:t>_</w:t>
      </w:r>
      <w:r w:rsidRPr="00D213D8">
        <w:rPr>
          <w:b/>
        </w:rPr>
        <w:t>Q</w:t>
      </w:r>
      <w:r w:rsidR="006A0D70">
        <w:rPr>
          <w:b/>
        </w:rPr>
        <w:t>_</w:t>
      </w:r>
      <w:r w:rsidRPr="00D213D8">
        <w:rPr>
          <w:b/>
        </w:rPr>
        <w:t>4</w:t>
      </w:r>
      <w:r w:rsidR="00832997">
        <w:rPr>
          <w:b/>
        </w:rPr>
        <w:t>_extent</w:t>
      </w:r>
      <w:r w:rsidRPr="003B2459">
        <w:t xml:space="preserve">: </w:t>
      </w:r>
      <w:r w:rsidR="00F86992">
        <w:t xml:space="preserve">If </w:t>
      </w:r>
      <w:r w:rsidR="003F488D">
        <w:t xml:space="preserve">the answer to </w:t>
      </w:r>
      <w:r w:rsidR="00FE38E0">
        <w:t>SHI_Q_</w:t>
      </w:r>
      <w:r w:rsidR="003F488D">
        <w:t xml:space="preserve">4 was yes, </w:t>
      </w:r>
      <w:r w:rsidR="00F86992">
        <w:t xml:space="preserve">how extensive was </w:t>
      </w:r>
      <w:r w:rsidR="003F488D">
        <w:t xml:space="preserve">the terrorist groups’ </w:t>
      </w:r>
      <w:r w:rsidR="00F86992">
        <w:t>activity?</w:t>
      </w:r>
    </w:p>
    <w:p w:rsidR="00B941FD" w:rsidRPr="003B2459" w:rsidRDefault="00B941FD" w:rsidP="006A0D70">
      <w:pPr>
        <w:ind w:firstLine="450"/>
      </w:pPr>
      <w:r w:rsidRPr="003B2459">
        <w:t>0= No</w:t>
      </w:r>
    </w:p>
    <w:p w:rsidR="00B941FD" w:rsidRPr="003B2459" w:rsidRDefault="00B941FD" w:rsidP="00B941FD">
      <w:pPr>
        <w:ind w:left="450"/>
      </w:pPr>
      <w:r w:rsidRPr="003B2459">
        <w:t xml:space="preserve">0.25= </w:t>
      </w:r>
      <w:r w:rsidRPr="003B2459">
        <w:rPr>
          <w:rFonts w:eastAsia="SimSun"/>
          <w:color w:val="000000"/>
          <w:lang w:eastAsia="zh-CN"/>
        </w:rPr>
        <w:t>Yes, but their activity was limited to recruitment and fundraising</w:t>
      </w:r>
    </w:p>
    <w:p w:rsidR="00B941FD" w:rsidRPr="003B2459" w:rsidRDefault="00B941FD" w:rsidP="00B941FD">
      <w:pPr>
        <w:ind w:left="450"/>
        <w:rPr>
          <w:rFonts w:eastAsia="SimSun"/>
          <w:color w:val="000000"/>
          <w:lang w:eastAsia="zh-CN"/>
        </w:rPr>
      </w:pPr>
      <w:r w:rsidRPr="003B2459">
        <w:t xml:space="preserve">0.50= </w:t>
      </w:r>
      <w:r w:rsidRPr="003B2459">
        <w:rPr>
          <w:rFonts w:eastAsia="SimSun"/>
          <w:color w:val="000000"/>
          <w:lang w:eastAsia="zh-CN"/>
        </w:rPr>
        <w:t>Yes, and their activities included violence that resulted in some casualties (1-9 injuries or deaths)</w:t>
      </w:r>
    </w:p>
    <w:p w:rsidR="00B941FD" w:rsidRPr="003B2459" w:rsidRDefault="00B941FD" w:rsidP="00B941FD">
      <w:pPr>
        <w:ind w:left="450"/>
        <w:rPr>
          <w:rFonts w:eastAsia="SimSun"/>
          <w:color w:val="000000"/>
          <w:lang w:eastAsia="zh-CN"/>
        </w:rPr>
      </w:pPr>
      <w:r w:rsidRPr="003B2459">
        <w:rPr>
          <w:rFonts w:eastAsia="SimSun"/>
          <w:color w:val="000000"/>
          <w:lang w:eastAsia="zh-CN"/>
        </w:rPr>
        <w:t>0.75= Yes, with violence that resulted in multiple casualties (10-50 injuries or deaths)</w:t>
      </w:r>
    </w:p>
    <w:p w:rsidR="000A3504" w:rsidRDefault="00B941FD" w:rsidP="004C016D">
      <w:pPr>
        <w:ind w:left="450"/>
        <w:rPr>
          <w:rFonts w:eastAsia="SimSun"/>
          <w:color w:val="000000"/>
          <w:lang w:eastAsia="zh-CN"/>
        </w:rPr>
      </w:pPr>
      <w:r w:rsidRPr="003B2459">
        <w:rPr>
          <w:rFonts w:eastAsia="SimSun"/>
          <w:color w:val="000000"/>
          <w:lang w:eastAsia="zh-CN"/>
        </w:rPr>
        <w:t>1.00= Yes, with violence that resulted in many casualties (more than 50 injuries or deaths)</w:t>
      </w:r>
    </w:p>
    <w:p w:rsidR="000A3504" w:rsidRDefault="000A3504" w:rsidP="004C016D">
      <w:pPr>
        <w:ind w:left="450"/>
        <w:rPr>
          <w:rFonts w:eastAsia="SimSun"/>
          <w:color w:val="000000"/>
          <w:lang w:eastAsia="zh-CN"/>
        </w:rPr>
      </w:pPr>
    </w:p>
    <w:p w:rsidR="00B941FD" w:rsidRPr="000A3504" w:rsidRDefault="00B941FD" w:rsidP="00025183">
      <w:pPr>
        <w:rPr>
          <w:i/>
          <w:sz w:val="22"/>
          <w:szCs w:val="22"/>
        </w:rPr>
      </w:pPr>
      <w:r w:rsidRPr="004C016D">
        <w:rPr>
          <w:rFonts w:eastAsia="SimSun"/>
          <w:i/>
          <w:color w:val="000000"/>
          <w:sz w:val="22"/>
          <w:szCs w:val="22"/>
          <w:lang w:eastAsia="zh-CN"/>
        </w:rPr>
        <w:t xml:space="preserve">This question measures religion-related terrorism, defined as politically motivated violence against noncombatants by subnational groups or clandestine agents with a religious justification, intent or target. </w:t>
      </w:r>
      <w:r w:rsidR="000A3504" w:rsidRPr="004C016D">
        <w:rPr>
          <w:rFonts w:eastAsia="SimSun"/>
          <w:i/>
          <w:color w:val="000000"/>
          <w:sz w:val="22"/>
          <w:szCs w:val="22"/>
          <w:lang w:eastAsia="zh-CN"/>
        </w:rPr>
        <w:t xml:space="preserve">At times, terrorist groups might not have explicit religious motivations but simply target religious people or </w:t>
      </w:r>
      <w:r w:rsidR="00FB4A3D" w:rsidRPr="004C016D">
        <w:rPr>
          <w:rFonts w:eastAsia="SimSun"/>
          <w:i/>
          <w:color w:val="000000"/>
          <w:sz w:val="22"/>
          <w:szCs w:val="22"/>
          <w:lang w:eastAsia="zh-CN"/>
        </w:rPr>
        <w:t>gr</w:t>
      </w:r>
      <w:r w:rsidR="00FB4A3D">
        <w:rPr>
          <w:rFonts w:eastAsia="SimSun"/>
          <w:i/>
          <w:color w:val="000000"/>
          <w:sz w:val="22"/>
          <w:szCs w:val="22"/>
          <w:lang w:eastAsia="zh-CN"/>
        </w:rPr>
        <w:t>o</w:t>
      </w:r>
      <w:r w:rsidR="00FB4A3D" w:rsidRPr="004C016D">
        <w:rPr>
          <w:rFonts w:eastAsia="SimSun"/>
          <w:i/>
          <w:color w:val="000000"/>
          <w:sz w:val="22"/>
          <w:szCs w:val="22"/>
          <w:lang w:eastAsia="zh-CN"/>
        </w:rPr>
        <w:t>ups</w:t>
      </w:r>
      <w:r w:rsidR="000A3504" w:rsidRPr="004C016D">
        <w:rPr>
          <w:rFonts w:eastAsia="SimSun"/>
          <w:i/>
          <w:color w:val="000000"/>
          <w:sz w:val="22"/>
          <w:szCs w:val="22"/>
          <w:lang w:eastAsia="zh-CN"/>
        </w:rPr>
        <w:t xml:space="preserve">. </w:t>
      </w:r>
      <w:r w:rsidR="00EF03AC">
        <w:rPr>
          <w:rFonts w:eastAsia="SimSun"/>
          <w:i/>
          <w:color w:val="000000"/>
          <w:sz w:val="22"/>
          <w:szCs w:val="22"/>
          <w:lang w:eastAsia="zh-CN"/>
        </w:rPr>
        <w:t>Terrorist</w:t>
      </w:r>
      <w:r w:rsidR="00FB4A3D">
        <w:rPr>
          <w:rFonts w:eastAsia="SimSun"/>
          <w:i/>
          <w:color w:val="000000"/>
          <w:sz w:val="22"/>
          <w:szCs w:val="22"/>
          <w:lang w:eastAsia="zh-CN"/>
        </w:rPr>
        <w:t xml:space="preserve"> groups </w:t>
      </w:r>
      <w:r w:rsidR="00EF03AC">
        <w:rPr>
          <w:rFonts w:eastAsia="SimSun"/>
          <w:i/>
          <w:color w:val="000000"/>
          <w:sz w:val="22"/>
          <w:szCs w:val="22"/>
          <w:lang w:eastAsia="zh-CN"/>
        </w:rPr>
        <w:t xml:space="preserve">include those </w:t>
      </w:r>
      <w:r w:rsidR="000A3504" w:rsidRPr="004C016D">
        <w:rPr>
          <w:i/>
          <w:sz w:val="22"/>
          <w:szCs w:val="22"/>
        </w:rPr>
        <w:t>recognized by a U</w:t>
      </w:r>
      <w:r w:rsidR="004E7A28">
        <w:rPr>
          <w:i/>
          <w:sz w:val="22"/>
          <w:szCs w:val="22"/>
        </w:rPr>
        <w:t>.</w:t>
      </w:r>
      <w:r w:rsidR="000A3504" w:rsidRPr="004C016D">
        <w:rPr>
          <w:i/>
          <w:sz w:val="22"/>
          <w:szCs w:val="22"/>
        </w:rPr>
        <w:t>S</w:t>
      </w:r>
      <w:r w:rsidR="004E7A28">
        <w:rPr>
          <w:i/>
          <w:sz w:val="22"/>
          <w:szCs w:val="22"/>
        </w:rPr>
        <w:t>.</w:t>
      </w:r>
      <w:r w:rsidR="000A3504" w:rsidRPr="004C016D">
        <w:rPr>
          <w:i/>
          <w:sz w:val="22"/>
          <w:szCs w:val="22"/>
        </w:rPr>
        <w:t xml:space="preserve"> government source or included in the State Department’s “Country Reports on Terrorism” </w:t>
      </w:r>
      <w:r w:rsidR="00EF03AC">
        <w:rPr>
          <w:i/>
          <w:sz w:val="22"/>
          <w:szCs w:val="22"/>
        </w:rPr>
        <w:t xml:space="preserve">Types of terrorist activities include </w:t>
      </w:r>
      <w:r w:rsidRPr="000A3504">
        <w:rPr>
          <w:i/>
          <w:sz w:val="22"/>
          <w:szCs w:val="22"/>
        </w:rPr>
        <w:t>the following incident categories: personal or religious properties damaged or destroyed</w:t>
      </w:r>
      <w:r w:rsidRPr="000A3504">
        <w:rPr>
          <w:i/>
          <w:iCs/>
          <w:sz w:val="22"/>
          <w:szCs w:val="22"/>
        </w:rPr>
        <w:t xml:space="preserve"> (property defaced, confiscated, closed or raided)</w:t>
      </w:r>
      <w:r w:rsidR="004E7A28">
        <w:rPr>
          <w:i/>
          <w:iCs/>
          <w:sz w:val="22"/>
          <w:szCs w:val="22"/>
        </w:rPr>
        <w:t>;</w:t>
      </w:r>
      <w:r w:rsidRPr="000A3504">
        <w:rPr>
          <w:i/>
          <w:sz w:val="22"/>
          <w:szCs w:val="22"/>
        </w:rPr>
        <w:t xml:space="preserve"> </w:t>
      </w:r>
      <w:r w:rsidR="004E7A28">
        <w:rPr>
          <w:i/>
          <w:sz w:val="22"/>
          <w:szCs w:val="22"/>
        </w:rPr>
        <w:t xml:space="preserve">people </w:t>
      </w:r>
      <w:r w:rsidRPr="000A3504">
        <w:rPr>
          <w:i/>
          <w:iCs/>
          <w:sz w:val="22"/>
          <w:szCs w:val="22"/>
        </w:rPr>
        <w:t>imprisoned or detained (</w:t>
      </w:r>
      <w:r w:rsidRPr="000A3504">
        <w:rPr>
          <w:bCs/>
          <w:i/>
          <w:sz w:val="22"/>
          <w:szCs w:val="22"/>
        </w:rPr>
        <w:t>includes those kidnapped or otherwise detained by terrorists</w:t>
      </w:r>
      <w:r w:rsidRPr="000A3504">
        <w:rPr>
          <w:i/>
          <w:iCs/>
          <w:sz w:val="22"/>
          <w:szCs w:val="22"/>
        </w:rPr>
        <w:t>)</w:t>
      </w:r>
      <w:r w:rsidR="004E7A28">
        <w:rPr>
          <w:i/>
          <w:iCs/>
          <w:sz w:val="22"/>
          <w:szCs w:val="22"/>
        </w:rPr>
        <w:t>;</w:t>
      </w:r>
      <w:r w:rsidRPr="000A3504">
        <w:rPr>
          <w:i/>
          <w:iCs/>
          <w:sz w:val="22"/>
          <w:szCs w:val="22"/>
        </w:rPr>
        <w:t xml:space="preserve"> </w:t>
      </w:r>
      <w:r w:rsidR="004E7A28">
        <w:rPr>
          <w:i/>
          <w:iCs/>
          <w:sz w:val="22"/>
          <w:szCs w:val="22"/>
        </w:rPr>
        <w:t xml:space="preserve">and people </w:t>
      </w:r>
      <w:r w:rsidRPr="000A3504">
        <w:rPr>
          <w:i/>
          <w:sz w:val="22"/>
          <w:szCs w:val="22"/>
        </w:rPr>
        <w:t xml:space="preserve">displaced from </w:t>
      </w:r>
      <w:r w:rsidRPr="00FE38E0">
        <w:rPr>
          <w:i/>
          <w:sz w:val="22"/>
          <w:szCs w:val="22"/>
        </w:rPr>
        <w:t xml:space="preserve">their homes, </w:t>
      </w:r>
      <w:r w:rsidRPr="00FE38E0">
        <w:rPr>
          <w:i/>
          <w:iCs/>
          <w:sz w:val="22"/>
          <w:szCs w:val="22"/>
        </w:rPr>
        <w:t xml:space="preserve">physically abused – injured or accosted (includes </w:t>
      </w:r>
      <w:r w:rsidRPr="00FE38E0">
        <w:rPr>
          <w:i/>
          <w:sz w:val="22"/>
          <w:szCs w:val="22"/>
        </w:rPr>
        <w:t xml:space="preserve">any physical impact on a person) </w:t>
      </w:r>
      <w:r w:rsidR="004E7A28" w:rsidRPr="00FE38E0">
        <w:rPr>
          <w:i/>
          <w:sz w:val="22"/>
          <w:szCs w:val="22"/>
        </w:rPr>
        <w:t xml:space="preserve">or </w:t>
      </w:r>
      <w:r w:rsidRPr="00FE38E0">
        <w:rPr>
          <w:i/>
          <w:sz w:val="22"/>
          <w:szCs w:val="22"/>
        </w:rPr>
        <w:t>killed.</w:t>
      </w:r>
      <w:r w:rsidR="000A3504" w:rsidRPr="00FE38E0">
        <w:rPr>
          <w:i/>
          <w:sz w:val="22"/>
          <w:szCs w:val="22"/>
        </w:rPr>
        <w:t xml:space="preserve"> </w:t>
      </w:r>
      <w:r w:rsidR="000A3504" w:rsidRPr="006A0D70">
        <w:rPr>
          <w:bCs/>
          <w:i/>
          <w:sz w:val="22"/>
          <w:szCs w:val="22"/>
        </w:rPr>
        <w:t xml:space="preserve">Direct coercion short of physical contact </w:t>
      </w:r>
      <w:r w:rsidR="00EF03AC" w:rsidRPr="006A0D70">
        <w:rPr>
          <w:bCs/>
          <w:i/>
          <w:sz w:val="22"/>
          <w:szCs w:val="22"/>
        </w:rPr>
        <w:t xml:space="preserve">but </w:t>
      </w:r>
      <w:r w:rsidR="000A3504" w:rsidRPr="006A0D70">
        <w:rPr>
          <w:bCs/>
          <w:i/>
          <w:sz w:val="22"/>
          <w:szCs w:val="22"/>
        </w:rPr>
        <w:t>involving a lethal weapon is coded as</w:t>
      </w:r>
      <w:r w:rsidR="00832997" w:rsidRPr="006A0D70">
        <w:rPr>
          <w:bCs/>
          <w:i/>
          <w:sz w:val="22"/>
          <w:szCs w:val="22"/>
        </w:rPr>
        <w:t xml:space="preserve"> abuse.</w:t>
      </w:r>
      <w:r w:rsidR="000A3504" w:rsidRPr="006A0D70">
        <w:rPr>
          <w:bCs/>
          <w:i/>
          <w:sz w:val="22"/>
          <w:szCs w:val="22"/>
        </w:rPr>
        <w:t xml:space="preserve"> </w:t>
      </w:r>
      <w:r w:rsidR="00FE38E0">
        <w:rPr>
          <w:bCs/>
          <w:i/>
          <w:sz w:val="22"/>
          <w:szCs w:val="22"/>
        </w:rPr>
        <w:t>SHI_Q_</w:t>
      </w:r>
      <w:r w:rsidR="00F86992" w:rsidRPr="00FE38E0">
        <w:rPr>
          <w:bCs/>
          <w:i/>
          <w:sz w:val="22"/>
          <w:szCs w:val="22"/>
        </w:rPr>
        <w:t>4</w:t>
      </w:r>
      <w:r w:rsidR="00487AC2">
        <w:rPr>
          <w:bCs/>
          <w:i/>
          <w:sz w:val="22"/>
          <w:szCs w:val="22"/>
        </w:rPr>
        <w:t xml:space="preserve"> </w:t>
      </w:r>
      <w:r w:rsidR="00F86992" w:rsidRPr="00FE38E0">
        <w:rPr>
          <w:bCs/>
          <w:i/>
          <w:sz w:val="22"/>
          <w:szCs w:val="22"/>
        </w:rPr>
        <w:t xml:space="preserve">and </w:t>
      </w:r>
      <w:r w:rsidR="00FE38E0">
        <w:rPr>
          <w:bCs/>
          <w:i/>
          <w:sz w:val="22"/>
          <w:szCs w:val="22"/>
        </w:rPr>
        <w:t>SHI_Q_</w:t>
      </w:r>
      <w:r w:rsidR="00487AC2" w:rsidRPr="00FE38E0">
        <w:rPr>
          <w:bCs/>
          <w:i/>
          <w:sz w:val="22"/>
          <w:szCs w:val="22"/>
        </w:rPr>
        <w:t>4</w:t>
      </w:r>
      <w:r w:rsidR="00487AC2">
        <w:rPr>
          <w:bCs/>
          <w:i/>
          <w:sz w:val="22"/>
          <w:szCs w:val="22"/>
        </w:rPr>
        <w:t>_extent</w:t>
      </w:r>
      <w:r w:rsidR="00487AC2" w:rsidRPr="00FE38E0">
        <w:rPr>
          <w:bCs/>
          <w:i/>
          <w:sz w:val="22"/>
          <w:szCs w:val="22"/>
        </w:rPr>
        <w:t xml:space="preserve"> </w:t>
      </w:r>
      <w:r w:rsidR="00F86992" w:rsidRPr="00FE38E0">
        <w:rPr>
          <w:bCs/>
          <w:i/>
          <w:sz w:val="22"/>
          <w:szCs w:val="22"/>
        </w:rPr>
        <w:t xml:space="preserve">are presented together in the “Summary of Results” </w:t>
      </w:r>
      <w:r w:rsidR="00025183">
        <w:rPr>
          <w:bCs/>
          <w:i/>
          <w:sz w:val="22"/>
          <w:szCs w:val="22"/>
        </w:rPr>
        <w:t xml:space="preserve">section of the </w:t>
      </w:r>
      <w:r w:rsidR="00025183" w:rsidRPr="00FE38E0">
        <w:rPr>
          <w:bCs/>
          <w:i/>
          <w:sz w:val="22"/>
          <w:szCs w:val="22"/>
        </w:rPr>
        <w:t xml:space="preserve">religious restrictions </w:t>
      </w:r>
      <w:r w:rsidR="00025183">
        <w:rPr>
          <w:bCs/>
          <w:i/>
          <w:sz w:val="22"/>
          <w:szCs w:val="22"/>
        </w:rPr>
        <w:t>reports</w:t>
      </w:r>
      <w:r w:rsidR="00025183" w:rsidRPr="00FE38E0">
        <w:rPr>
          <w:bCs/>
          <w:i/>
          <w:sz w:val="22"/>
          <w:szCs w:val="22"/>
        </w:rPr>
        <w:t xml:space="preserve"> </w:t>
      </w:r>
      <w:r w:rsidR="00F86992" w:rsidRPr="00FE38E0">
        <w:rPr>
          <w:bCs/>
          <w:i/>
          <w:sz w:val="22"/>
          <w:szCs w:val="22"/>
        </w:rPr>
        <w:t xml:space="preserve">as </w:t>
      </w:r>
      <w:r w:rsidR="00FE38E0">
        <w:rPr>
          <w:bCs/>
          <w:i/>
          <w:sz w:val="22"/>
          <w:szCs w:val="22"/>
        </w:rPr>
        <w:t>SHI_Q_</w:t>
      </w:r>
      <w:r w:rsidR="00F86992" w:rsidRPr="00FE38E0">
        <w:rPr>
          <w:bCs/>
          <w:i/>
          <w:sz w:val="22"/>
          <w:szCs w:val="22"/>
        </w:rPr>
        <w:t>4.</w:t>
      </w:r>
      <w:r w:rsidR="000A3504" w:rsidRPr="000A3504">
        <w:rPr>
          <w:i/>
          <w:sz w:val="22"/>
          <w:szCs w:val="22"/>
        </w:rPr>
        <w:t xml:space="preserve"> </w:t>
      </w:r>
    </w:p>
    <w:p w:rsidR="00B941FD" w:rsidRPr="003B2459" w:rsidRDefault="00B941FD" w:rsidP="00B941FD">
      <w:pPr>
        <w:rPr>
          <w:rFonts w:eastAsia="SimSun"/>
          <w:i/>
          <w:color w:val="000000"/>
          <w:sz w:val="22"/>
          <w:szCs w:val="22"/>
          <w:lang w:eastAsia="zh-CN"/>
        </w:rPr>
      </w:pPr>
    </w:p>
    <w:p w:rsidR="00F86992" w:rsidRPr="003B2459" w:rsidRDefault="00FE38E0" w:rsidP="00F86992">
      <w:pPr>
        <w:rPr>
          <w:rFonts w:eastAsia="SimSun"/>
          <w:lang w:eastAsia="zh-CN"/>
        </w:rPr>
      </w:pPr>
      <w:r>
        <w:rPr>
          <w:rFonts w:eastAsia="SimSun"/>
          <w:b/>
          <w:lang w:eastAsia="zh-CN"/>
        </w:rPr>
        <w:t>SHI_Q_</w:t>
      </w:r>
      <w:r w:rsidR="00F86992" w:rsidRPr="00D213D8">
        <w:rPr>
          <w:rFonts w:eastAsia="SimSun"/>
          <w:b/>
          <w:lang w:eastAsia="zh-CN"/>
        </w:rPr>
        <w:t>5</w:t>
      </w:r>
      <w:r w:rsidR="00F86992" w:rsidRPr="003B2459">
        <w:rPr>
          <w:rFonts w:eastAsia="SimSun"/>
          <w:lang w:eastAsia="zh-CN"/>
        </w:rPr>
        <w:t>: Was there a religion-related war or armed conflict in the country?</w:t>
      </w:r>
    </w:p>
    <w:p w:rsidR="00F86992" w:rsidRPr="003B2459" w:rsidRDefault="00F86992" w:rsidP="00F86992">
      <w:pPr>
        <w:ind w:left="450"/>
      </w:pPr>
      <w:r w:rsidRPr="003B2459">
        <w:t>0= No</w:t>
      </w:r>
    </w:p>
    <w:p w:rsidR="00F86992" w:rsidRPr="003B2459" w:rsidRDefault="00F86992" w:rsidP="00F86992">
      <w:pPr>
        <w:ind w:left="450"/>
      </w:pPr>
      <w:r>
        <w:t>1</w:t>
      </w:r>
      <w:r w:rsidRPr="003B2459">
        <w:t>= Yes</w:t>
      </w:r>
    </w:p>
    <w:p w:rsidR="00F86992" w:rsidRDefault="00F86992" w:rsidP="00B941FD">
      <w:pPr>
        <w:rPr>
          <w:rFonts w:eastAsia="SimSun"/>
          <w:b/>
          <w:lang w:eastAsia="zh-CN"/>
        </w:rPr>
      </w:pPr>
    </w:p>
    <w:p w:rsidR="00B941FD" w:rsidRPr="003B2459" w:rsidRDefault="00B941FD" w:rsidP="00B941FD">
      <w:pPr>
        <w:rPr>
          <w:rFonts w:eastAsia="SimSun"/>
          <w:lang w:eastAsia="zh-CN"/>
        </w:rPr>
      </w:pPr>
      <w:r w:rsidRPr="00D213D8">
        <w:rPr>
          <w:rFonts w:eastAsia="SimSun"/>
          <w:b/>
          <w:lang w:eastAsia="zh-CN"/>
        </w:rPr>
        <w:t>SHI</w:t>
      </w:r>
      <w:r w:rsidR="009E781E">
        <w:rPr>
          <w:rFonts w:eastAsia="SimSun"/>
          <w:b/>
          <w:lang w:eastAsia="zh-CN"/>
        </w:rPr>
        <w:t xml:space="preserve"> </w:t>
      </w:r>
      <w:r w:rsidRPr="00D213D8">
        <w:rPr>
          <w:b/>
        </w:rPr>
        <w:t>Q</w:t>
      </w:r>
      <w:r w:rsidR="006A0D70">
        <w:rPr>
          <w:b/>
        </w:rPr>
        <w:t>_</w:t>
      </w:r>
      <w:r w:rsidRPr="00D213D8">
        <w:rPr>
          <w:rFonts w:eastAsia="SimSun"/>
          <w:b/>
          <w:lang w:eastAsia="zh-CN"/>
        </w:rPr>
        <w:t>5</w:t>
      </w:r>
      <w:r w:rsidR="00832997">
        <w:rPr>
          <w:rFonts w:eastAsia="SimSun"/>
          <w:b/>
          <w:lang w:eastAsia="zh-CN"/>
        </w:rPr>
        <w:t>_extent</w:t>
      </w:r>
      <w:r w:rsidRPr="003B2459">
        <w:rPr>
          <w:rFonts w:eastAsia="SimSun"/>
          <w:lang w:eastAsia="zh-CN"/>
        </w:rPr>
        <w:t xml:space="preserve">: </w:t>
      </w:r>
      <w:r w:rsidR="00EF03AC">
        <w:rPr>
          <w:rFonts w:eastAsia="SimSun"/>
          <w:lang w:eastAsia="zh-CN"/>
        </w:rPr>
        <w:t xml:space="preserve">If the answer to </w:t>
      </w:r>
      <w:r w:rsidR="00FE38E0">
        <w:rPr>
          <w:rFonts w:eastAsia="SimSun"/>
          <w:lang w:eastAsia="zh-CN"/>
        </w:rPr>
        <w:t>SHI_Q_</w:t>
      </w:r>
      <w:r w:rsidR="00EF03AC">
        <w:rPr>
          <w:rFonts w:eastAsia="SimSun"/>
          <w:lang w:eastAsia="zh-CN"/>
        </w:rPr>
        <w:t xml:space="preserve">5 was yes, </w:t>
      </w:r>
      <w:r w:rsidR="00F86992">
        <w:rPr>
          <w:rFonts w:eastAsia="SimSun"/>
          <w:lang w:eastAsia="zh-CN"/>
        </w:rPr>
        <w:t>how extensive was the religion-related conflict?</w:t>
      </w:r>
    </w:p>
    <w:p w:rsidR="00B941FD" w:rsidRPr="003B2459" w:rsidRDefault="00B941FD" w:rsidP="00B941FD">
      <w:pPr>
        <w:ind w:left="450"/>
      </w:pPr>
      <w:r w:rsidRPr="003B2459">
        <w:t>0= No</w:t>
      </w:r>
    </w:p>
    <w:p w:rsidR="00B941FD" w:rsidRPr="003B2459" w:rsidRDefault="00B941FD" w:rsidP="00B941FD">
      <w:pPr>
        <w:ind w:left="450"/>
      </w:pPr>
      <w:r w:rsidRPr="003B2459">
        <w:t>0.25= Yes, with fewer than 10,000 casualties or people displaced</w:t>
      </w:r>
    </w:p>
    <w:p w:rsidR="00B941FD" w:rsidRPr="003B2459" w:rsidRDefault="00B941FD" w:rsidP="00B941FD">
      <w:pPr>
        <w:ind w:left="450"/>
      </w:pPr>
      <w:r w:rsidRPr="003B2459">
        <w:t>0.50= Yes, with tens of thousands of casualties or people displaced</w:t>
      </w:r>
    </w:p>
    <w:p w:rsidR="00B941FD" w:rsidRPr="003B2459" w:rsidRDefault="00B941FD" w:rsidP="00B941FD">
      <w:pPr>
        <w:ind w:left="450"/>
      </w:pPr>
      <w:r w:rsidRPr="003B2459">
        <w:t>0.75= Yes, with hundreds of thousands of casualties or people displaced</w:t>
      </w:r>
    </w:p>
    <w:p w:rsidR="00B941FD" w:rsidRPr="003B2459" w:rsidRDefault="00B941FD" w:rsidP="00B941FD">
      <w:pPr>
        <w:ind w:left="450"/>
        <w:rPr>
          <w:i/>
        </w:rPr>
      </w:pPr>
      <w:r w:rsidRPr="003B2459">
        <w:t>1.00= Yes, with millions of casualties or people displaced</w:t>
      </w:r>
    </w:p>
    <w:p w:rsidR="00B941FD" w:rsidRPr="003B2459" w:rsidRDefault="00B941FD" w:rsidP="00B941FD">
      <w:pPr>
        <w:rPr>
          <w:rFonts w:eastAsia="SimSun"/>
          <w:color w:val="000000"/>
          <w:sz w:val="22"/>
          <w:szCs w:val="22"/>
          <w:lang w:eastAsia="zh-CN"/>
        </w:rPr>
      </w:pPr>
    </w:p>
    <w:p w:rsidR="00B941FD" w:rsidRPr="003B2459" w:rsidRDefault="00BC23BD" w:rsidP="00B941FD">
      <w:pPr>
        <w:rPr>
          <w:rFonts w:eastAsia="SimSun"/>
          <w:i/>
          <w:color w:val="000000"/>
          <w:sz w:val="22"/>
          <w:szCs w:val="22"/>
          <w:lang w:eastAsia="zh-CN"/>
        </w:rPr>
      </w:pPr>
      <w:r>
        <w:rPr>
          <w:rFonts w:eastAsia="SimSun"/>
          <w:i/>
          <w:color w:val="000000"/>
          <w:sz w:val="22"/>
          <w:szCs w:val="22"/>
          <w:lang w:eastAsia="zh-CN"/>
        </w:rPr>
        <w:t>These</w:t>
      </w:r>
      <w:r w:rsidRPr="003B2459">
        <w:rPr>
          <w:rFonts w:eastAsia="SimSun"/>
          <w:i/>
          <w:color w:val="000000"/>
          <w:sz w:val="22"/>
          <w:szCs w:val="22"/>
          <w:lang w:eastAsia="zh-CN"/>
        </w:rPr>
        <w:t xml:space="preserve"> </w:t>
      </w:r>
      <w:r w:rsidR="00B941FD" w:rsidRPr="003B2459">
        <w:rPr>
          <w:rFonts w:eastAsia="SimSun"/>
          <w:i/>
          <w:color w:val="000000"/>
          <w:sz w:val="22"/>
          <w:szCs w:val="22"/>
          <w:lang w:eastAsia="zh-CN"/>
        </w:rPr>
        <w:t>question</w:t>
      </w:r>
      <w:r>
        <w:rPr>
          <w:rFonts w:eastAsia="SimSun"/>
          <w:i/>
          <w:color w:val="000000"/>
          <w:sz w:val="22"/>
          <w:szCs w:val="22"/>
          <w:lang w:eastAsia="zh-CN"/>
        </w:rPr>
        <w:t>s</w:t>
      </w:r>
      <w:r w:rsidR="00B941FD" w:rsidRPr="003B2459">
        <w:rPr>
          <w:rFonts w:eastAsia="SimSun"/>
          <w:i/>
          <w:color w:val="000000"/>
          <w:sz w:val="22"/>
          <w:szCs w:val="22"/>
          <w:lang w:eastAsia="zh-CN"/>
        </w:rPr>
        <w:t xml:space="preserve"> measure the presence of religion-related war, defined as armed conflict (involving sustained casualties over time or more than 1,000 battle deaths) in which religious rhetoric is commonly employed to justify the use of force, or in which one or more of the combatants primarily identifies itself or the </w:t>
      </w:r>
      <w:r w:rsidR="00EF03AC">
        <w:rPr>
          <w:rFonts w:eastAsia="SimSun"/>
          <w:i/>
          <w:color w:val="000000"/>
          <w:sz w:val="22"/>
          <w:szCs w:val="22"/>
          <w:lang w:eastAsia="zh-CN"/>
        </w:rPr>
        <w:t xml:space="preserve">opposing </w:t>
      </w:r>
      <w:r w:rsidR="00B941FD" w:rsidRPr="003B2459">
        <w:rPr>
          <w:rFonts w:eastAsia="SimSun"/>
          <w:i/>
          <w:color w:val="000000"/>
          <w:sz w:val="22"/>
          <w:szCs w:val="22"/>
          <w:lang w:eastAsia="zh-CN"/>
        </w:rPr>
        <w:t>side by religion. Conflicts occurring along a religious cleavage, even if religion is not driving the conflict, are counted as religion-related war.</w:t>
      </w:r>
    </w:p>
    <w:p w:rsidR="00B941FD" w:rsidRPr="003B2459" w:rsidRDefault="00B941FD" w:rsidP="00B941FD">
      <w:pPr>
        <w:rPr>
          <w:rFonts w:eastAsia="SimSun"/>
          <w:i/>
          <w:color w:val="000000"/>
          <w:sz w:val="22"/>
          <w:szCs w:val="22"/>
          <w:lang w:eastAsia="zh-CN"/>
        </w:rPr>
      </w:pPr>
    </w:p>
    <w:p w:rsidR="00B941FD" w:rsidRPr="003B2459" w:rsidRDefault="00832997" w:rsidP="00B941FD">
      <w:pPr>
        <w:rPr>
          <w:i/>
          <w:sz w:val="22"/>
          <w:szCs w:val="22"/>
        </w:rPr>
      </w:pPr>
      <w:r w:rsidRPr="00544A5B">
        <w:rPr>
          <w:i/>
          <w:sz w:val="22"/>
          <w:szCs w:val="22"/>
        </w:rPr>
        <w:t>Th</w:t>
      </w:r>
      <w:r w:rsidR="00544A5B">
        <w:rPr>
          <w:i/>
          <w:sz w:val="22"/>
          <w:szCs w:val="22"/>
        </w:rPr>
        <w:t xml:space="preserve">ese questions </w:t>
      </w:r>
      <w:r w:rsidR="00B941FD" w:rsidRPr="00544A5B">
        <w:rPr>
          <w:i/>
          <w:sz w:val="22"/>
          <w:szCs w:val="22"/>
        </w:rPr>
        <w:t xml:space="preserve">include the following incident categories: </w:t>
      </w:r>
      <w:r w:rsidR="004E7A28" w:rsidRPr="00544A5B">
        <w:rPr>
          <w:i/>
          <w:sz w:val="22"/>
          <w:szCs w:val="22"/>
        </w:rPr>
        <w:t xml:space="preserve">people </w:t>
      </w:r>
      <w:r w:rsidR="00B941FD" w:rsidRPr="00544A5B">
        <w:rPr>
          <w:i/>
          <w:sz w:val="22"/>
          <w:szCs w:val="22"/>
        </w:rPr>
        <w:t>imprisoned or detained</w:t>
      </w:r>
      <w:r w:rsidR="004E7A28" w:rsidRPr="00544A5B">
        <w:rPr>
          <w:i/>
          <w:sz w:val="22"/>
          <w:szCs w:val="22"/>
        </w:rPr>
        <w:t>;</w:t>
      </w:r>
      <w:r w:rsidR="00B941FD" w:rsidRPr="00544A5B">
        <w:rPr>
          <w:i/>
          <w:sz w:val="22"/>
          <w:szCs w:val="22"/>
        </w:rPr>
        <w:t xml:space="preserve"> </w:t>
      </w:r>
      <w:r w:rsidR="004E7A28" w:rsidRPr="00544A5B">
        <w:rPr>
          <w:i/>
          <w:sz w:val="22"/>
          <w:szCs w:val="22"/>
        </w:rPr>
        <w:t xml:space="preserve">people </w:t>
      </w:r>
      <w:r w:rsidR="00B941FD" w:rsidRPr="00544A5B">
        <w:rPr>
          <w:i/>
          <w:sz w:val="22"/>
          <w:szCs w:val="22"/>
        </w:rPr>
        <w:t>displaced from their homes (</w:t>
      </w:r>
      <w:r w:rsidR="00C96F5E" w:rsidRPr="00544A5B">
        <w:rPr>
          <w:i/>
          <w:sz w:val="22"/>
          <w:szCs w:val="22"/>
        </w:rPr>
        <w:t>including both internally and externally displaced persons</w:t>
      </w:r>
      <w:r w:rsidR="00B941FD" w:rsidRPr="00544A5B">
        <w:rPr>
          <w:i/>
          <w:sz w:val="22"/>
          <w:szCs w:val="22"/>
        </w:rPr>
        <w:t>)</w:t>
      </w:r>
      <w:r w:rsidR="004E7A28" w:rsidRPr="00544A5B">
        <w:rPr>
          <w:i/>
          <w:sz w:val="22"/>
          <w:szCs w:val="22"/>
        </w:rPr>
        <w:t>;</w:t>
      </w:r>
      <w:r w:rsidR="00B941FD" w:rsidRPr="00544A5B">
        <w:rPr>
          <w:i/>
          <w:sz w:val="22"/>
          <w:szCs w:val="22"/>
        </w:rPr>
        <w:t xml:space="preserve"> personal or religious properties damaged or destroyed</w:t>
      </w:r>
      <w:r w:rsidR="004E7A28" w:rsidRPr="00544A5B">
        <w:rPr>
          <w:i/>
          <w:sz w:val="22"/>
          <w:szCs w:val="22"/>
        </w:rPr>
        <w:t>;</w:t>
      </w:r>
      <w:r w:rsidR="00B941FD" w:rsidRPr="00544A5B">
        <w:rPr>
          <w:i/>
          <w:sz w:val="22"/>
          <w:szCs w:val="22"/>
        </w:rPr>
        <w:t xml:space="preserve"> </w:t>
      </w:r>
      <w:r w:rsidR="004E7A28" w:rsidRPr="00544A5B">
        <w:rPr>
          <w:i/>
          <w:sz w:val="22"/>
          <w:szCs w:val="22"/>
        </w:rPr>
        <w:t xml:space="preserve">and people </w:t>
      </w:r>
      <w:r w:rsidR="00B941FD" w:rsidRPr="00544A5B">
        <w:rPr>
          <w:i/>
          <w:sz w:val="22"/>
          <w:szCs w:val="22"/>
        </w:rPr>
        <w:t xml:space="preserve">physically abused – injured or accosted </w:t>
      </w:r>
      <w:r w:rsidR="004E7A28" w:rsidRPr="00544A5B">
        <w:rPr>
          <w:i/>
          <w:sz w:val="22"/>
          <w:szCs w:val="22"/>
        </w:rPr>
        <w:t xml:space="preserve">or </w:t>
      </w:r>
      <w:r w:rsidR="00B941FD" w:rsidRPr="00544A5B">
        <w:rPr>
          <w:i/>
          <w:sz w:val="22"/>
          <w:szCs w:val="22"/>
        </w:rPr>
        <w:t>killed.</w:t>
      </w:r>
      <w:r w:rsidR="00F86992" w:rsidRPr="00544A5B">
        <w:rPr>
          <w:i/>
          <w:sz w:val="22"/>
          <w:szCs w:val="22"/>
        </w:rPr>
        <w:t xml:space="preserve"> </w:t>
      </w:r>
      <w:r w:rsidR="00FE38E0" w:rsidRPr="00544A5B">
        <w:rPr>
          <w:i/>
          <w:sz w:val="22"/>
          <w:szCs w:val="22"/>
        </w:rPr>
        <w:t>SHI_Q_</w:t>
      </w:r>
      <w:r w:rsidR="00F86992" w:rsidRPr="00544A5B">
        <w:rPr>
          <w:i/>
          <w:sz w:val="22"/>
          <w:szCs w:val="22"/>
        </w:rPr>
        <w:t>5</w:t>
      </w:r>
      <w:r w:rsidR="00EF03AC" w:rsidRPr="00544A5B">
        <w:rPr>
          <w:i/>
          <w:sz w:val="22"/>
          <w:szCs w:val="22"/>
        </w:rPr>
        <w:t xml:space="preserve"> and </w:t>
      </w:r>
      <w:r w:rsidR="00FE38E0" w:rsidRPr="00544A5B">
        <w:rPr>
          <w:i/>
          <w:sz w:val="22"/>
          <w:szCs w:val="22"/>
        </w:rPr>
        <w:t>SHI_Q_</w:t>
      </w:r>
      <w:r w:rsidR="00EF03AC" w:rsidRPr="00544A5B">
        <w:rPr>
          <w:i/>
          <w:sz w:val="22"/>
          <w:szCs w:val="22"/>
        </w:rPr>
        <w:t>5</w:t>
      </w:r>
      <w:r w:rsidR="006A0D70" w:rsidRPr="00544A5B">
        <w:rPr>
          <w:i/>
          <w:sz w:val="22"/>
          <w:szCs w:val="22"/>
        </w:rPr>
        <w:t xml:space="preserve">_extent </w:t>
      </w:r>
      <w:r w:rsidR="00EF03AC" w:rsidRPr="00544A5B">
        <w:rPr>
          <w:i/>
          <w:sz w:val="22"/>
          <w:szCs w:val="22"/>
        </w:rPr>
        <w:t>are</w:t>
      </w:r>
      <w:r w:rsidR="00F86992" w:rsidRPr="00544A5B">
        <w:rPr>
          <w:i/>
          <w:sz w:val="22"/>
          <w:szCs w:val="22"/>
        </w:rPr>
        <w:t xml:space="preserve"> presented together in the </w:t>
      </w:r>
      <w:r w:rsidR="006A0D70" w:rsidRPr="00544A5B">
        <w:rPr>
          <w:i/>
          <w:sz w:val="22"/>
          <w:szCs w:val="22"/>
        </w:rPr>
        <w:t>“</w:t>
      </w:r>
      <w:r w:rsidR="00F86992" w:rsidRPr="00544A5B">
        <w:rPr>
          <w:i/>
          <w:sz w:val="22"/>
          <w:szCs w:val="22"/>
        </w:rPr>
        <w:t xml:space="preserve">Summary of Results” </w:t>
      </w:r>
      <w:r w:rsidR="006A0D70" w:rsidRPr="00544A5B">
        <w:rPr>
          <w:i/>
          <w:sz w:val="22"/>
          <w:szCs w:val="22"/>
        </w:rPr>
        <w:t xml:space="preserve">section of the religious restrictions reports </w:t>
      </w:r>
      <w:r w:rsidR="00F86992" w:rsidRPr="00544A5B">
        <w:rPr>
          <w:i/>
          <w:sz w:val="22"/>
          <w:szCs w:val="22"/>
        </w:rPr>
        <w:t xml:space="preserve">as </w:t>
      </w:r>
      <w:r w:rsidR="00FE38E0" w:rsidRPr="00544A5B">
        <w:rPr>
          <w:i/>
          <w:sz w:val="22"/>
          <w:szCs w:val="22"/>
        </w:rPr>
        <w:t>SHI_Q_</w:t>
      </w:r>
      <w:r w:rsidR="00F86992" w:rsidRPr="00544A5B">
        <w:rPr>
          <w:i/>
          <w:sz w:val="22"/>
          <w:szCs w:val="22"/>
        </w:rPr>
        <w:t>5.</w:t>
      </w:r>
      <w:r w:rsidR="00F86992">
        <w:rPr>
          <w:i/>
          <w:sz w:val="22"/>
          <w:szCs w:val="22"/>
        </w:rPr>
        <w:t xml:space="preserve"> </w:t>
      </w:r>
    </w:p>
    <w:p w:rsidR="00B941FD" w:rsidRPr="003B2459" w:rsidRDefault="00B941FD" w:rsidP="00B941FD"/>
    <w:p w:rsidR="00B941FD" w:rsidRPr="003B2459" w:rsidRDefault="00B941FD" w:rsidP="00B941FD">
      <w:r w:rsidRPr="00D213D8">
        <w:rPr>
          <w:b/>
        </w:rPr>
        <w:t>SHI</w:t>
      </w:r>
      <w:r w:rsidR="006A0D70">
        <w:rPr>
          <w:b/>
        </w:rPr>
        <w:t>_</w:t>
      </w:r>
      <w:r w:rsidRPr="00D213D8">
        <w:rPr>
          <w:b/>
        </w:rPr>
        <w:t>Q</w:t>
      </w:r>
      <w:r w:rsidR="006A0D70">
        <w:rPr>
          <w:b/>
        </w:rPr>
        <w:t>_</w:t>
      </w:r>
      <w:r w:rsidRPr="00D213D8">
        <w:rPr>
          <w:b/>
        </w:rPr>
        <w:t>6</w:t>
      </w:r>
      <w:r w:rsidRPr="003B2459">
        <w:t>: Did violence result from tensions between religious groups?</w:t>
      </w:r>
    </w:p>
    <w:p w:rsidR="00B941FD" w:rsidRPr="003B2459" w:rsidRDefault="00B941FD" w:rsidP="00B941FD">
      <w:pPr>
        <w:ind w:left="450"/>
      </w:pPr>
      <w:r w:rsidRPr="003B2459">
        <w:t>0= No</w:t>
      </w:r>
    </w:p>
    <w:p w:rsidR="00B941FD" w:rsidRPr="003B2459" w:rsidRDefault="00B941FD" w:rsidP="00B941FD">
      <w:pPr>
        <w:ind w:left="450"/>
      </w:pPr>
      <w:r w:rsidRPr="003B2459">
        <w:t>0.33= There were public tensions between religious groups, but they fell short of hostilities involving physical violence</w:t>
      </w:r>
    </w:p>
    <w:p w:rsidR="00B941FD" w:rsidRPr="003B2459" w:rsidRDefault="00B941FD" w:rsidP="00B941FD">
      <w:pPr>
        <w:ind w:left="450"/>
      </w:pPr>
      <w:r w:rsidRPr="003B2459">
        <w:t>0.67= Yes, with physical violence in a few cases</w:t>
      </w:r>
    </w:p>
    <w:p w:rsidR="00B941FD" w:rsidRPr="003B2459" w:rsidRDefault="00B941FD" w:rsidP="00B941FD">
      <w:pPr>
        <w:ind w:left="450"/>
      </w:pPr>
      <w:r w:rsidRPr="003B2459">
        <w:t>1.00= Yes, with physical violence in numerous cases</w:t>
      </w:r>
    </w:p>
    <w:p w:rsidR="00B941FD" w:rsidRPr="003B2459" w:rsidRDefault="00B941FD" w:rsidP="00B941FD">
      <w:pPr>
        <w:rPr>
          <w:bCs/>
          <w:i/>
          <w:color w:val="000000"/>
          <w:sz w:val="20"/>
        </w:rPr>
      </w:pPr>
    </w:p>
    <w:p w:rsidR="00B941FD" w:rsidRPr="003B2459" w:rsidRDefault="00F70679" w:rsidP="00B941FD">
      <w:pPr>
        <w:rPr>
          <w:i/>
          <w:sz w:val="22"/>
          <w:szCs w:val="22"/>
        </w:rPr>
      </w:pPr>
      <w:r>
        <w:rPr>
          <w:bCs/>
          <w:i/>
          <w:color w:val="000000"/>
          <w:sz w:val="22"/>
          <w:szCs w:val="22"/>
        </w:rPr>
        <w:t xml:space="preserve">This </w:t>
      </w:r>
      <w:r w:rsidR="00BD6C53">
        <w:rPr>
          <w:bCs/>
          <w:i/>
          <w:color w:val="000000"/>
          <w:sz w:val="22"/>
          <w:szCs w:val="22"/>
        </w:rPr>
        <w:t xml:space="preserve">question </w:t>
      </w:r>
      <w:r w:rsidR="00BA420B">
        <w:rPr>
          <w:bCs/>
          <w:i/>
          <w:color w:val="000000"/>
          <w:sz w:val="22"/>
          <w:szCs w:val="22"/>
        </w:rPr>
        <w:t xml:space="preserve">refers to </w:t>
      </w:r>
      <w:r w:rsidR="00BD6C53">
        <w:rPr>
          <w:bCs/>
          <w:i/>
          <w:color w:val="000000"/>
          <w:sz w:val="22"/>
          <w:szCs w:val="22"/>
        </w:rPr>
        <w:t>tensions among religious groups or tensions over religious beliefs</w:t>
      </w:r>
      <w:r w:rsidR="004C2A30">
        <w:rPr>
          <w:bCs/>
          <w:i/>
          <w:color w:val="000000"/>
          <w:sz w:val="22"/>
          <w:szCs w:val="22"/>
        </w:rPr>
        <w:t xml:space="preserve">. This question is broader than </w:t>
      </w:r>
      <w:r w:rsidR="00FE38E0">
        <w:rPr>
          <w:bCs/>
          <w:i/>
          <w:color w:val="000000"/>
          <w:sz w:val="22"/>
          <w:szCs w:val="22"/>
        </w:rPr>
        <w:t>SHI_Q_</w:t>
      </w:r>
      <w:r w:rsidR="00DC596A">
        <w:rPr>
          <w:bCs/>
          <w:i/>
          <w:color w:val="000000"/>
          <w:sz w:val="22"/>
          <w:szCs w:val="22"/>
        </w:rPr>
        <w:t xml:space="preserve">3 and </w:t>
      </w:r>
      <w:r w:rsidR="00FE38E0">
        <w:rPr>
          <w:bCs/>
          <w:i/>
          <w:color w:val="000000"/>
          <w:sz w:val="22"/>
          <w:szCs w:val="22"/>
        </w:rPr>
        <w:t>SHI_Q_</w:t>
      </w:r>
      <w:r w:rsidR="00DC596A">
        <w:rPr>
          <w:bCs/>
          <w:i/>
          <w:color w:val="000000"/>
          <w:sz w:val="22"/>
          <w:szCs w:val="22"/>
        </w:rPr>
        <w:t xml:space="preserve">2, as </w:t>
      </w:r>
      <w:r w:rsidR="004C2A30">
        <w:rPr>
          <w:bCs/>
          <w:i/>
          <w:color w:val="000000"/>
          <w:sz w:val="22"/>
          <w:szCs w:val="22"/>
        </w:rPr>
        <w:t>it</w:t>
      </w:r>
      <w:r w:rsidR="00DC596A">
        <w:rPr>
          <w:bCs/>
          <w:i/>
          <w:color w:val="000000"/>
          <w:sz w:val="22"/>
          <w:szCs w:val="22"/>
        </w:rPr>
        <w:t xml:space="preserve"> includes tensions that do not involve physical violence. </w:t>
      </w:r>
      <w:r w:rsidR="00B941FD" w:rsidRPr="003B2459">
        <w:rPr>
          <w:bCs/>
          <w:i/>
          <w:color w:val="000000"/>
          <w:sz w:val="22"/>
          <w:szCs w:val="22"/>
        </w:rPr>
        <w:t>A “few</w:t>
      </w:r>
      <w:r w:rsidR="00BA420B">
        <w:rPr>
          <w:bCs/>
          <w:i/>
          <w:color w:val="000000"/>
          <w:sz w:val="22"/>
          <w:szCs w:val="22"/>
        </w:rPr>
        <w:t xml:space="preserve"> cases</w:t>
      </w:r>
      <w:r w:rsidR="00B941FD" w:rsidRPr="003B2459">
        <w:rPr>
          <w:bCs/>
          <w:i/>
          <w:color w:val="000000"/>
          <w:sz w:val="22"/>
          <w:szCs w:val="22"/>
        </w:rPr>
        <w:t>” means only one or two isolated situations, while “numerous</w:t>
      </w:r>
      <w:r w:rsidR="00BA420B">
        <w:rPr>
          <w:bCs/>
          <w:i/>
          <w:color w:val="000000"/>
          <w:sz w:val="22"/>
          <w:szCs w:val="22"/>
        </w:rPr>
        <w:t xml:space="preserve"> cases</w:t>
      </w:r>
      <w:r w:rsidR="00B941FD" w:rsidRPr="003B2459">
        <w:rPr>
          <w:bCs/>
          <w:i/>
          <w:color w:val="000000"/>
          <w:sz w:val="22"/>
          <w:szCs w:val="22"/>
        </w:rPr>
        <w:t xml:space="preserve">” means more than two situations or </w:t>
      </w:r>
      <w:r w:rsidR="00B941FD">
        <w:rPr>
          <w:bCs/>
          <w:i/>
          <w:color w:val="000000"/>
          <w:sz w:val="22"/>
          <w:szCs w:val="22"/>
        </w:rPr>
        <w:t>an</w:t>
      </w:r>
      <w:r w:rsidR="00B941FD" w:rsidRPr="003B2459">
        <w:rPr>
          <w:bCs/>
          <w:i/>
          <w:color w:val="000000"/>
          <w:sz w:val="22"/>
          <w:szCs w:val="22"/>
        </w:rPr>
        <w:t xml:space="preserve"> ongoing situation</w:t>
      </w:r>
      <w:r w:rsidR="00B941FD" w:rsidRPr="003B2459">
        <w:rPr>
          <w:i/>
          <w:color w:val="000000"/>
          <w:sz w:val="22"/>
          <w:szCs w:val="22"/>
        </w:rPr>
        <w:t>.</w:t>
      </w:r>
      <w:r w:rsidR="001614C1">
        <w:rPr>
          <w:i/>
          <w:color w:val="000000"/>
          <w:sz w:val="22"/>
          <w:szCs w:val="22"/>
        </w:rPr>
        <w:t xml:space="preserve"> This question includes information covering the previous two years</w:t>
      </w:r>
      <w:r w:rsidR="00BA420B">
        <w:rPr>
          <w:i/>
          <w:color w:val="000000"/>
          <w:sz w:val="22"/>
          <w:szCs w:val="22"/>
        </w:rPr>
        <w:t>, as explained earlier in the codebook</w:t>
      </w:r>
      <w:r w:rsidR="001614C1">
        <w:rPr>
          <w:i/>
          <w:color w:val="000000"/>
          <w:sz w:val="22"/>
          <w:szCs w:val="22"/>
        </w:rPr>
        <w:t>.</w:t>
      </w:r>
      <w:r w:rsidR="000B7182">
        <w:rPr>
          <w:i/>
          <w:color w:val="000000"/>
          <w:sz w:val="22"/>
          <w:szCs w:val="22"/>
        </w:rPr>
        <w:t xml:space="preserve"> A country receives a 0.33 for this question if sources indicate </w:t>
      </w:r>
      <w:r w:rsidR="00BA420B">
        <w:rPr>
          <w:i/>
          <w:color w:val="000000"/>
          <w:sz w:val="22"/>
          <w:szCs w:val="22"/>
        </w:rPr>
        <w:t xml:space="preserve">there is </w:t>
      </w:r>
      <w:r w:rsidR="004E60D4">
        <w:rPr>
          <w:i/>
          <w:color w:val="000000"/>
          <w:sz w:val="22"/>
          <w:szCs w:val="22"/>
        </w:rPr>
        <w:t>active hostility among religious groups that d</w:t>
      </w:r>
      <w:r w:rsidR="004E7A28">
        <w:rPr>
          <w:i/>
          <w:color w:val="000000"/>
          <w:sz w:val="22"/>
          <w:szCs w:val="22"/>
        </w:rPr>
        <w:t>oes</w:t>
      </w:r>
      <w:r w:rsidR="004E60D4">
        <w:rPr>
          <w:i/>
          <w:color w:val="000000"/>
          <w:sz w:val="22"/>
          <w:szCs w:val="22"/>
        </w:rPr>
        <w:t xml:space="preserve"> not involve physical violence, such as reports of name-calling or discrimination in employment or housing.</w:t>
      </w:r>
      <w:r w:rsidR="00B941FD" w:rsidRPr="003B2459">
        <w:rPr>
          <w:i/>
          <w:color w:val="000000"/>
          <w:sz w:val="22"/>
          <w:szCs w:val="22"/>
        </w:rPr>
        <w:t xml:space="preserve"> </w:t>
      </w:r>
    </w:p>
    <w:p w:rsidR="00B941FD" w:rsidRPr="003B2459" w:rsidRDefault="00B941FD" w:rsidP="00B941FD">
      <w:pPr>
        <w:rPr>
          <w:bCs/>
          <w:color w:val="000000"/>
          <w:sz w:val="20"/>
        </w:rPr>
      </w:pPr>
    </w:p>
    <w:p w:rsidR="00B941FD" w:rsidRPr="003B2459" w:rsidRDefault="00FE38E0" w:rsidP="00B941FD">
      <w:r>
        <w:rPr>
          <w:b/>
        </w:rPr>
        <w:t>SHI_Q_</w:t>
      </w:r>
      <w:r w:rsidR="00B941FD" w:rsidRPr="00D213D8">
        <w:rPr>
          <w:b/>
        </w:rPr>
        <w:t>7</w:t>
      </w:r>
      <w:r w:rsidR="00B941FD" w:rsidRPr="003B2459">
        <w:t>: Did organized groups use force or coercion in an attempt to dominate public life with their perspective on religion, including preventing some religious groups from operating in the country?</w:t>
      </w:r>
    </w:p>
    <w:p w:rsidR="00B941FD" w:rsidRPr="003B2459" w:rsidRDefault="00B941FD" w:rsidP="00B941FD">
      <w:pPr>
        <w:ind w:left="450"/>
        <w:rPr>
          <w:color w:val="000080"/>
        </w:rPr>
      </w:pPr>
      <w:r w:rsidRPr="003B2459">
        <w:t>0= No</w:t>
      </w:r>
    </w:p>
    <w:p w:rsidR="00B941FD" w:rsidRPr="003B2459" w:rsidRDefault="00B941FD" w:rsidP="00B941FD">
      <w:pPr>
        <w:ind w:left="450"/>
      </w:pPr>
      <w:r w:rsidRPr="003B2459">
        <w:t>0.33= Yes, at the local level</w:t>
      </w:r>
    </w:p>
    <w:p w:rsidR="00B941FD" w:rsidRPr="003B2459" w:rsidRDefault="00B941FD" w:rsidP="00B941FD">
      <w:pPr>
        <w:ind w:left="450"/>
      </w:pPr>
      <w:r w:rsidRPr="003B2459">
        <w:t>0.67= Yes, at the regional level</w:t>
      </w:r>
    </w:p>
    <w:p w:rsidR="00B941FD" w:rsidRPr="003B2459" w:rsidRDefault="00B941FD" w:rsidP="00B941FD">
      <w:pPr>
        <w:ind w:left="450"/>
      </w:pPr>
      <w:r w:rsidRPr="003B2459">
        <w:t>1.00= Yes, at the national level</w:t>
      </w:r>
    </w:p>
    <w:p w:rsidR="00B941FD" w:rsidRPr="003B2459" w:rsidRDefault="00B941FD" w:rsidP="00B941FD">
      <w:pPr>
        <w:rPr>
          <w:i/>
          <w:sz w:val="20"/>
        </w:rPr>
      </w:pPr>
    </w:p>
    <w:p w:rsidR="00B941FD" w:rsidRPr="003B2459" w:rsidRDefault="00224B55" w:rsidP="00B941FD">
      <w:pPr>
        <w:rPr>
          <w:i/>
          <w:iCs/>
          <w:sz w:val="22"/>
        </w:rPr>
      </w:pPr>
      <w:r>
        <w:rPr>
          <w:i/>
          <w:sz w:val="22"/>
        </w:rPr>
        <w:t xml:space="preserve">This question measures the existence of social groups such as hate groups or other organizations that advance a particular view on religion through force or coercion. </w:t>
      </w:r>
      <w:r w:rsidR="00123757">
        <w:rPr>
          <w:i/>
          <w:sz w:val="22"/>
        </w:rPr>
        <w:t>This includes religious groups attempting to control all religious activity in the country</w:t>
      </w:r>
      <w:r w:rsidR="006429CB">
        <w:rPr>
          <w:i/>
          <w:sz w:val="22"/>
        </w:rPr>
        <w:t xml:space="preserve">. It also includes </w:t>
      </w:r>
      <w:r w:rsidR="00581955">
        <w:rPr>
          <w:i/>
          <w:sz w:val="22"/>
        </w:rPr>
        <w:t xml:space="preserve">attempts by </w:t>
      </w:r>
      <w:r w:rsidR="00123757">
        <w:rPr>
          <w:i/>
          <w:sz w:val="22"/>
        </w:rPr>
        <w:t xml:space="preserve">groups hostile to religion (or </w:t>
      </w:r>
      <w:r w:rsidR="00581955">
        <w:rPr>
          <w:i/>
          <w:sz w:val="22"/>
        </w:rPr>
        <w:t xml:space="preserve">to </w:t>
      </w:r>
      <w:r w:rsidR="00123757">
        <w:rPr>
          <w:i/>
          <w:sz w:val="22"/>
        </w:rPr>
        <w:t xml:space="preserve">certain religious groups) to drive out a </w:t>
      </w:r>
      <w:r w:rsidR="00123757" w:rsidRPr="001625A6">
        <w:rPr>
          <w:i/>
          <w:sz w:val="22"/>
        </w:rPr>
        <w:t xml:space="preserve">religious group or limit the public expression of religion. </w:t>
      </w:r>
      <w:r w:rsidRPr="001625A6">
        <w:rPr>
          <w:i/>
          <w:sz w:val="22"/>
        </w:rPr>
        <w:t>This can in</w:t>
      </w:r>
      <w:r w:rsidR="006429CB" w:rsidRPr="001625A6">
        <w:rPr>
          <w:i/>
          <w:sz w:val="22"/>
        </w:rPr>
        <w:t>volve</w:t>
      </w:r>
      <w:r w:rsidRPr="001625A6">
        <w:rPr>
          <w:i/>
          <w:sz w:val="22"/>
        </w:rPr>
        <w:t xml:space="preserve"> violence, but it does not necessarily indicate widespread religious hostilities, as groups can use nonviolent coercive means. </w:t>
      </w:r>
      <w:r w:rsidR="001614C1" w:rsidRPr="001625A6">
        <w:rPr>
          <w:i/>
          <w:color w:val="000000"/>
          <w:sz w:val="22"/>
          <w:szCs w:val="22"/>
        </w:rPr>
        <w:t>This question includes information covering the previous two years</w:t>
      </w:r>
      <w:r w:rsidR="00581955">
        <w:rPr>
          <w:i/>
          <w:color w:val="000000"/>
          <w:sz w:val="22"/>
          <w:szCs w:val="22"/>
        </w:rPr>
        <w:t>, as explained earlier in the codebook</w:t>
      </w:r>
      <w:r w:rsidR="001614C1" w:rsidRPr="001625A6">
        <w:rPr>
          <w:i/>
          <w:color w:val="000000"/>
          <w:sz w:val="22"/>
          <w:szCs w:val="22"/>
        </w:rPr>
        <w:t>.</w:t>
      </w:r>
      <w:r w:rsidR="001614C1" w:rsidRPr="003B2459">
        <w:rPr>
          <w:i/>
          <w:color w:val="000000"/>
          <w:sz w:val="22"/>
          <w:szCs w:val="22"/>
        </w:rPr>
        <w:t xml:space="preserve">  </w:t>
      </w:r>
    </w:p>
    <w:p w:rsidR="00B941FD" w:rsidRPr="003B2459" w:rsidRDefault="00B941FD" w:rsidP="00B941FD">
      <w:pPr>
        <w:ind w:left="720"/>
        <w:contextualSpacing/>
        <w:rPr>
          <w:i/>
          <w:sz w:val="16"/>
        </w:rPr>
      </w:pPr>
    </w:p>
    <w:p w:rsidR="00B941FD" w:rsidRPr="003B2459" w:rsidRDefault="00FE38E0" w:rsidP="00B941FD">
      <w:r>
        <w:rPr>
          <w:b/>
        </w:rPr>
        <w:lastRenderedPageBreak/>
        <w:t>SHI_Q_</w:t>
      </w:r>
      <w:r w:rsidR="00B941FD" w:rsidRPr="00D213D8">
        <w:rPr>
          <w:b/>
        </w:rPr>
        <w:t>8</w:t>
      </w:r>
      <w:r w:rsidR="00B941FD" w:rsidRPr="003B2459">
        <w:t>: Did religious groups themselves attempt to prevent other religious groups from being able to operate?</w:t>
      </w: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Pr>
        <w:rPr>
          <w:sz w:val="20"/>
        </w:rPr>
      </w:pPr>
    </w:p>
    <w:p w:rsidR="00B941FD" w:rsidRPr="003B2459" w:rsidRDefault="00265D0D" w:rsidP="00B941FD">
      <w:pPr>
        <w:rPr>
          <w:i/>
          <w:sz w:val="20"/>
        </w:rPr>
      </w:pPr>
      <w:r>
        <w:rPr>
          <w:i/>
          <w:sz w:val="22"/>
        </w:rPr>
        <w:t>This question measures activit</w:t>
      </w:r>
      <w:r w:rsidR="00CF0009">
        <w:rPr>
          <w:i/>
          <w:sz w:val="22"/>
        </w:rPr>
        <w:t>y</w:t>
      </w:r>
      <w:r>
        <w:rPr>
          <w:i/>
          <w:sz w:val="22"/>
        </w:rPr>
        <w:t xml:space="preserve"> by religious groups that </w:t>
      </w:r>
      <w:r w:rsidR="004C2A30">
        <w:rPr>
          <w:i/>
          <w:sz w:val="22"/>
        </w:rPr>
        <w:t>is</w:t>
      </w:r>
      <w:r>
        <w:rPr>
          <w:i/>
          <w:sz w:val="22"/>
        </w:rPr>
        <w:t xml:space="preserve"> intended to limit the activities of other religious groups, which ma</w:t>
      </w:r>
      <w:r w:rsidR="00A81A94">
        <w:rPr>
          <w:i/>
          <w:sz w:val="22"/>
        </w:rPr>
        <w:t>y</w:t>
      </w:r>
      <w:r>
        <w:rPr>
          <w:i/>
          <w:sz w:val="22"/>
        </w:rPr>
        <w:t xml:space="preserve"> no</w:t>
      </w:r>
      <w:r w:rsidR="00A81A94">
        <w:rPr>
          <w:i/>
          <w:sz w:val="22"/>
        </w:rPr>
        <w:t>t</w:t>
      </w:r>
      <w:r>
        <w:rPr>
          <w:i/>
          <w:sz w:val="22"/>
        </w:rPr>
        <w:t xml:space="preserve"> necessarily involve violence. </w:t>
      </w:r>
      <w:r w:rsidR="00B941FD" w:rsidRPr="003B2459">
        <w:rPr>
          <w:i/>
          <w:sz w:val="22"/>
        </w:rPr>
        <w:t>This includes hate groups that have a religious element and cases where members of established or existing religions try to shut out other religious groups.</w:t>
      </w:r>
      <w:r w:rsidR="001614C1">
        <w:rPr>
          <w:i/>
          <w:sz w:val="22"/>
        </w:rPr>
        <w:t xml:space="preserve"> </w:t>
      </w:r>
      <w:r w:rsidR="001614C1">
        <w:rPr>
          <w:i/>
          <w:color w:val="000000"/>
          <w:sz w:val="22"/>
          <w:szCs w:val="22"/>
        </w:rPr>
        <w:t>This question includes information covering the previous two years</w:t>
      </w:r>
      <w:r w:rsidR="00581955">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r w:rsidR="00B941FD" w:rsidRPr="003B2459">
        <w:rPr>
          <w:i/>
          <w:sz w:val="22"/>
        </w:rPr>
        <w:t xml:space="preserve"> </w:t>
      </w:r>
    </w:p>
    <w:p w:rsidR="00B941FD" w:rsidRPr="003B2459" w:rsidRDefault="00B941FD" w:rsidP="00B941FD">
      <w:pPr>
        <w:rPr>
          <w:i/>
          <w:sz w:val="14"/>
        </w:rPr>
      </w:pPr>
    </w:p>
    <w:p w:rsidR="00B941FD" w:rsidRPr="003B2459" w:rsidRDefault="00B941FD" w:rsidP="00B941FD">
      <w:pPr>
        <w:ind w:left="720"/>
        <w:contextualSpacing/>
        <w:rPr>
          <w:i/>
          <w:sz w:val="14"/>
        </w:rPr>
      </w:pPr>
    </w:p>
    <w:p w:rsidR="00B941FD" w:rsidRPr="003B2459" w:rsidRDefault="00FE38E0" w:rsidP="00B941FD">
      <w:r>
        <w:rPr>
          <w:rFonts w:eastAsia="SimSun"/>
          <w:b/>
          <w:bCs/>
          <w:color w:val="000000"/>
          <w:lang w:eastAsia="zh-CN"/>
        </w:rPr>
        <w:t>SHI_Q_</w:t>
      </w:r>
      <w:r w:rsidR="00B941FD" w:rsidRPr="00D213D8">
        <w:rPr>
          <w:b/>
        </w:rPr>
        <w:t>9</w:t>
      </w:r>
      <w:r w:rsidR="00B941FD" w:rsidRPr="003B2459">
        <w:t xml:space="preserve">: Did individuals or groups use violence or the threat of violence, including so-called honor killings, to try to enforce religious norms? </w:t>
      </w:r>
    </w:p>
    <w:p w:rsidR="00B941FD" w:rsidRPr="003B2459" w:rsidRDefault="00B941FD" w:rsidP="00B941FD">
      <w:pPr>
        <w:rPr>
          <w:sz w:val="4"/>
        </w:rPr>
      </w:pPr>
    </w:p>
    <w:p w:rsidR="00B941FD" w:rsidRPr="003B2459" w:rsidRDefault="00B941FD" w:rsidP="00B941FD">
      <w:pPr>
        <w:ind w:left="450"/>
      </w:pPr>
      <w:r w:rsidRPr="003B2459">
        <w:t>0= No</w:t>
      </w:r>
    </w:p>
    <w:p w:rsidR="00B941FD" w:rsidRPr="003B2459" w:rsidRDefault="00B941FD" w:rsidP="00B941FD">
      <w:pPr>
        <w:ind w:left="450"/>
      </w:pPr>
      <w:r>
        <w:t>1.00=</w:t>
      </w:r>
      <w:r w:rsidRPr="003B2459">
        <w:t xml:space="preserve"> Yes</w:t>
      </w:r>
    </w:p>
    <w:p w:rsidR="00B941FD" w:rsidRPr="003B2459" w:rsidRDefault="00B941FD" w:rsidP="00B941FD">
      <w:pPr>
        <w:rPr>
          <w:sz w:val="20"/>
        </w:rPr>
      </w:pPr>
    </w:p>
    <w:p w:rsidR="00B941FD" w:rsidRPr="004A1F7F" w:rsidRDefault="0053356B" w:rsidP="00B941FD">
      <w:pPr>
        <w:rPr>
          <w:i/>
          <w:sz w:val="22"/>
        </w:rPr>
      </w:pPr>
      <w:r>
        <w:rPr>
          <w:i/>
          <w:sz w:val="22"/>
        </w:rPr>
        <w:t xml:space="preserve">This is a measure of a particular type of violence that </w:t>
      </w:r>
      <w:r w:rsidR="00525115">
        <w:rPr>
          <w:i/>
          <w:sz w:val="22"/>
        </w:rPr>
        <w:t xml:space="preserve">is </w:t>
      </w:r>
      <w:r>
        <w:rPr>
          <w:i/>
          <w:sz w:val="22"/>
        </w:rPr>
        <w:t xml:space="preserve">intended to enforce religious norms or punish individuals in society for breaking religious norms. An example </w:t>
      </w:r>
      <w:r w:rsidRPr="004A1F7F">
        <w:rPr>
          <w:i/>
          <w:sz w:val="22"/>
        </w:rPr>
        <w:t xml:space="preserve">is so-called “honor killings,” but the question </w:t>
      </w:r>
      <w:r w:rsidR="00581955">
        <w:rPr>
          <w:i/>
          <w:sz w:val="22"/>
        </w:rPr>
        <w:t xml:space="preserve">also </w:t>
      </w:r>
      <w:r w:rsidRPr="004A1F7F">
        <w:rPr>
          <w:i/>
          <w:sz w:val="22"/>
        </w:rPr>
        <w:t>captures violence</w:t>
      </w:r>
      <w:r w:rsidR="00525115">
        <w:rPr>
          <w:i/>
          <w:sz w:val="22"/>
        </w:rPr>
        <w:t>, or the threat of violence,</w:t>
      </w:r>
      <w:r w:rsidRPr="004A1F7F">
        <w:rPr>
          <w:i/>
          <w:sz w:val="22"/>
        </w:rPr>
        <w:t xml:space="preserve"> </w:t>
      </w:r>
      <w:r w:rsidR="00525115">
        <w:rPr>
          <w:i/>
          <w:sz w:val="22"/>
        </w:rPr>
        <w:t xml:space="preserve">that is </w:t>
      </w:r>
      <w:r w:rsidRPr="004A1F7F">
        <w:rPr>
          <w:i/>
          <w:sz w:val="22"/>
        </w:rPr>
        <w:t xml:space="preserve">not directed toward women. </w:t>
      </w:r>
      <w:r w:rsidR="00123757" w:rsidRPr="004A1F7F">
        <w:rPr>
          <w:i/>
          <w:sz w:val="22"/>
        </w:rPr>
        <w:t xml:space="preserve">Acts of violence that are motivated by a </w:t>
      </w:r>
      <w:r w:rsidR="00B941FD" w:rsidRPr="004A1F7F">
        <w:rPr>
          <w:i/>
          <w:sz w:val="22"/>
        </w:rPr>
        <w:t>religious point of view with the intent of forcing others to submit to that viewpoint</w:t>
      </w:r>
      <w:r w:rsidR="00123757" w:rsidRPr="004A1F7F">
        <w:rPr>
          <w:i/>
          <w:sz w:val="22"/>
        </w:rPr>
        <w:t xml:space="preserve"> are included in this question</w:t>
      </w:r>
      <w:r w:rsidR="00B941FD" w:rsidRPr="004A1F7F">
        <w:rPr>
          <w:i/>
          <w:sz w:val="22"/>
        </w:rPr>
        <w:t>.</w:t>
      </w:r>
      <w:r w:rsidR="001614C1">
        <w:rPr>
          <w:i/>
          <w:sz w:val="22"/>
        </w:rPr>
        <w:t xml:space="preserve"> </w:t>
      </w:r>
      <w:r w:rsidR="001614C1">
        <w:rPr>
          <w:i/>
          <w:color w:val="000000"/>
          <w:sz w:val="22"/>
          <w:szCs w:val="22"/>
        </w:rPr>
        <w:t>This question includes information covering the previous two years</w:t>
      </w:r>
      <w:r w:rsidR="00581955">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r w:rsidR="00B941FD" w:rsidRPr="004A1F7F">
        <w:rPr>
          <w:i/>
          <w:sz w:val="22"/>
        </w:rPr>
        <w:t xml:space="preserve"> </w:t>
      </w:r>
    </w:p>
    <w:p w:rsidR="00B941FD" w:rsidRPr="004A1F7F" w:rsidRDefault="00B941FD" w:rsidP="00B941FD">
      <w:pPr>
        <w:rPr>
          <w:sz w:val="18"/>
        </w:rPr>
      </w:pPr>
    </w:p>
    <w:p w:rsidR="00B941FD" w:rsidRPr="004A1F7F" w:rsidRDefault="00FE38E0" w:rsidP="00B941FD">
      <w:r>
        <w:rPr>
          <w:b/>
        </w:rPr>
        <w:t>SHI_Q_</w:t>
      </w:r>
      <w:r w:rsidR="00B941FD" w:rsidRPr="004A1F7F">
        <w:rPr>
          <w:b/>
        </w:rPr>
        <w:t>10</w:t>
      </w:r>
      <w:r w:rsidR="00B941FD" w:rsidRPr="004A1F7F">
        <w:t xml:space="preserve">: Were individuals assaulted or displaced from their homes in retaliation for religious activities, including preaching and other forms of religious expression, considered offensive or threatening to the majority faith? </w:t>
      </w:r>
    </w:p>
    <w:p w:rsidR="00B941FD" w:rsidRPr="004A1F7F" w:rsidRDefault="00B941FD" w:rsidP="00B941FD">
      <w:pPr>
        <w:ind w:left="450"/>
      </w:pPr>
      <w:r w:rsidRPr="004A1F7F">
        <w:t>0= No</w:t>
      </w:r>
    </w:p>
    <w:p w:rsidR="00B941FD" w:rsidRPr="004A1F7F" w:rsidRDefault="00B941FD" w:rsidP="00B941FD">
      <w:pPr>
        <w:ind w:left="450"/>
      </w:pPr>
      <w:r w:rsidRPr="004A1F7F">
        <w:t>1.00= Yes</w:t>
      </w:r>
    </w:p>
    <w:p w:rsidR="00B941FD" w:rsidRPr="004A1F7F" w:rsidRDefault="00B941FD" w:rsidP="00B941FD">
      <w:pPr>
        <w:rPr>
          <w:b/>
        </w:rPr>
      </w:pPr>
    </w:p>
    <w:p w:rsidR="00B941FD" w:rsidRPr="004A1F7F" w:rsidRDefault="00B941FD" w:rsidP="00B941FD">
      <w:pPr>
        <w:rPr>
          <w:b/>
          <w:i/>
          <w:sz w:val="28"/>
        </w:rPr>
      </w:pPr>
      <w:r w:rsidRPr="004A1F7F">
        <w:rPr>
          <w:i/>
          <w:sz w:val="22"/>
          <w:szCs w:val="20"/>
        </w:rPr>
        <w:t>This question measures violence against individuals for religious activities viewed as offensive or threatening to the majority faith. This includes people being abused or displaced by nongovernmental actors due to breaking religious norms or converting to other religions</w:t>
      </w:r>
      <w:r w:rsidR="004A1F7F" w:rsidRPr="004A1F7F">
        <w:rPr>
          <w:i/>
          <w:sz w:val="22"/>
          <w:szCs w:val="20"/>
        </w:rPr>
        <w:t>, and attacks on minority religious groups for religious practice</w:t>
      </w:r>
      <w:r w:rsidR="004C2A30">
        <w:rPr>
          <w:i/>
          <w:sz w:val="22"/>
          <w:szCs w:val="20"/>
        </w:rPr>
        <w:t>s</w:t>
      </w:r>
      <w:r w:rsidR="004A1F7F" w:rsidRPr="004A1F7F">
        <w:rPr>
          <w:i/>
          <w:sz w:val="22"/>
          <w:szCs w:val="20"/>
        </w:rPr>
        <w:t xml:space="preserve"> disliked by the majority religious community</w:t>
      </w:r>
      <w:r w:rsidRPr="004A1F7F">
        <w:rPr>
          <w:i/>
          <w:sz w:val="22"/>
          <w:szCs w:val="20"/>
        </w:rPr>
        <w:t>.</w:t>
      </w:r>
      <w:r w:rsidR="001614C1" w:rsidRPr="001614C1">
        <w:rPr>
          <w:i/>
          <w:color w:val="000000"/>
          <w:sz w:val="22"/>
          <w:szCs w:val="22"/>
        </w:rPr>
        <w:t xml:space="preserve"> </w:t>
      </w:r>
      <w:r w:rsidR="001614C1">
        <w:rPr>
          <w:i/>
          <w:color w:val="000000"/>
          <w:sz w:val="22"/>
          <w:szCs w:val="22"/>
        </w:rPr>
        <w:t>This question includes information covering the previous two years</w:t>
      </w:r>
      <w:r w:rsidR="00581955">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p>
    <w:p w:rsidR="00B941FD" w:rsidRPr="004A1F7F" w:rsidRDefault="00B941FD" w:rsidP="00B941FD">
      <w:pPr>
        <w:rPr>
          <w:b/>
        </w:rPr>
      </w:pPr>
    </w:p>
    <w:p w:rsidR="00B941FD" w:rsidRPr="004A1F7F" w:rsidRDefault="00FE38E0" w:rsidP="00B941FD">
      <w:r>
        <w:rPr>
          <w:b/>
        </w:rPr>
        <w:t>SHI_Q_</w:t>
      </w:r>
      <w:r w:rsidR="00B941FD" w:rsidRPr="004A1F7F">
        <w:rPr>
          <w:b/>
        </w:rPr>
        <w:t>11</w:t>
      </w:r>
      <w:r w:rsidR="00B941FD" w:rsidRPr="004A1F7F">
        <w:t xml:space="preserve">: Were women harassed for violating religious dress codes? </w:t>
      </w:r>
    </w:p>
    <w:p w:rsidR="00B941FD" w:rsidRPr="004A1F7F" w:rsidRDefault="00B941FD" w:rsidP="00B941FD">
      <w:pPr>
        <w:ind w:left="450"/>
      </w:pPr>
      <w:r w:rsidRPr="004A1F7F">
        <w:t>0= No</w:t>
      </w:r>
    </w:p>
    <w:p w:rsidR="00B941FD" w:rsidRPr="004A1F7F" w:rsidRDefault="00B941FD" w:rsidP="00B941FD">
      <w:pPr>
        <w:ind w:left="450"/>
      </w:pPr>
      <w:r w:rsidRPr="004A1F7F">
        <w:t>1.00= Yes</w:t>
      </w:r>
    </w:p>
    <w:p w:rsidR="00B941FD" w:rsidRPr="004A1F7F" w:rsidRDefault="00B941FD" w:rsidP="00B941FD">
      <w:pPr>
        <w:ind w:left="990" w:hanging="270"/>
        <w:rPr>
          <w:b/>
        </w:rPr>
      </w:pPr>
    </w:p>
    <w:p w:rsidR="00B941FD" w:rsidRPr="003B2459" w:rsidRDefault="00B941FD" w:rsidP="00B941FD">
      <w:pPr>
        <w:rPr>
          <w:i/>
          <w:sz w:val="22"/>
        </w:rPr>
      </w:pPr>
      <w:r w:rsidRPr="004A1F7F">
        <w:rPr>
          <w:i/>
          <w:sz w:val="22"/>
        </w:rPr>
        <w:lastRenderedPageBreak/>
        <w:t xml:space="preserve">This question measures harassment of women over religious dress. This includes women being harassed for wearing religious dress and women </w:t>
      </w:r>
      <w:r w:rsidR="00525115">
        <w:rPr>
          <w:i/>
          <w:sz w:val="22"/>
        </w:rPr>
        <w:t xml:space="preserve">being </w:t>
      </w:r>
      <w:r w:rsidRPr="004A1F7F">
        <w:rPr>
          <w:i/>
          <w:sz w:val="22"/>
        </w:rPr>
        <w:t>harassed for not adhering to religious dress codes.</w:t>
      </w:r>
      <w:r w:rsidR="00123757">
        <w:rPr>
          <w:i/>
          <w:sz w:val="22"/>
        </w:rPr>
        <w:t xml:space="preserve"> The question </w:t>
      </w:r>
      <w:r w:rsidR="00581955">
        <w:rPr>
          <w:i/>
          <w:sz w:val="22"/>
        </w:rPr>
        <w:t xml:space="preserve">is </w:t>
      </w:r>
      <w:r w:rsidR="00123757">
        <w:rPr>
          <w:i/>
          <w:sz w:val="22"/>
        </w:rPr>
        <w:t xml:space="preserve">not </w:t>
      </w:r>
      <w:r w:rsidR="00581955">
        <w:rPr>
          <w:i/>
          <w:sz w:val="22"/>
        </w:rPr>
        <w:t xml:space="preserve">limited to </w:t>
      </w:r>
      <w:r w:rsidR="00123757">
        <w:rPr>
          <w:i/>
          <w:sz w:val="22"/>
        </w:rPr>
        <w:t>acts of violence</w:t>
      </w:r>
      <w:r w:rsidR="00581955">
        <w:rPr>
          <w:i/>
          <w:sz w:val="22"/>
        </w:rPr>
        <w:t>; harassment that falls short of violence is counted as well</w:t>
      </w:r>
      <w:r w:rsidR="00123757">
        <w:rPr>
          <w:i/>
          <w:sz w:val="22"/>
        </w:rPr>
        <w:t xml:space="preserve">. </w:t>
      </w:r>
      <w:r w:rsidR="001614C1">
        <w:rPr>
          <w:i/>
          <w:color w:val="000000"/>
          <w:sz w:val="22"/>
          <w:szCs w:val="22"/>
        </w:rPr>
        <w:t>This question includes information covering the previous two years</w:t>
      </w:r>
      <w:r w:rsidR="00581955">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p>
    <w:p w:rsidR="00B941FD" w:rsidRPr="003B2459" w:rsidRDefault="00B941FD" w:rsidP="00B941FD">
      <w:pPr>
        <w:rPr>
          <w:i/>
          <w:sz w:val="20"/>
        </w:rPr>
      </w:pPr>
    </w:p>
    <w:p w:rsidR="00B941FD" w:rsidRPr="003B2459" w:rsidRDefault="00FE38E0" w:rsidP="00B941FD">
      <w:r>
        <w:rPr>
          <w:rFonts w:eastAsia="SimSun"/>
          <w:b/>
          <w:bCs/>
          <w:color w:val="000000"/>
          <w:lang w:eastAsia="zh-CN"/>
        </w:rPr>
        <w:t>SHI_Q_</w:t>
      </w:r>
      <w:r w:rsidR="00B941FD" w:rsidRPr="00D213D8">
        <w:rPr>
          <w:b/>
        </w:rPr>
        <w:t>12</w:t>
      </w:r>
      <w:r w:rsidR="00B941FD" w:rsidRPr="003B2459">
        <w:t xml:space="preserve">: Were there incidents of hostility over proselytizing? </w:t>
      </w:r>
    </w:p>
    <w:p w:rsidR="00B941FD" w:rsidRPr="003B2459" w:rsidRDefault="00B941FD" w:rsidP="00B941FD">
      <w:pPr>
        <w:ind w:left="450"/>
      </w:pPr>
      <w:r w:rsidRPr="003B2459">
        <w:t>0= No</w:t>
      </w:r>
    </w:p>
    <w:p w:rsidR="00B941FD" w:rsidRPr="003B2459" w:rsidRDefault="00B941FD" w:rsidP="00B941FD">
      <w:pPr>
        <w:ind w:left="450"/>
      </w:pPr>
      <w:r w:rsidRPr="003B2459">
        <w:t xml:space="preserve">0.50= Yes, but they fell short of physical violence </w:t>
      </w:r>
    </w:p>
    <w:p w:rsidR="00B941FD" w:rsidRPr="003B2459" w:rsidRDefault="00B941FD" w:rsidP="00B941FD">
      <w:pPr>
        <w:ind w:left="450"/>
      </w:pPr>
      <w:r w:rsidRPr="003B2459">
        <w:t>1.00= Yes, and they included physical violence</w:t>
      </w:r>
    </w:p>
    <w:p w:rsidR="00B941FD" w:rsidRPr="003B2459" w:rsidRDefault="00B941FD" w:rsidP="00B941FD">
      <w:pPr>
        <w:ind w:left="720"/>
        <w:contextualSpacing/>
        <w:rPr>
          <w:i/>
          <w:sz w:val="20"/>
        </w:rPr>
      </w:pPr>
    </w:p>
    <w:p w:rsidR="00B941FD" w:rsidRPr="003B2459" w:rsidRDefault="00B941FD" w:rsidP="00B941FD">
      <w:pPr>
        <w:rPr>
          <w:i/>
          <w:sz w:val="22"/>
        </w:rPr>
      </w:pPr>
      <w:r w:rsidRPr="003B2459">
        <w:rPr>
          <w:i/>
          <w:sz w:val="22"/>
        </w:rPr>
        <w:t xml:space="preserve">This question measures social hostilities, including acts of violence, related to proselytism. </w:t>
      </w:r>
      <w:r w:rsidRPr="003B2459">
        <w:rPr>
          <w:i/>
          <w:sz w:val="22"/>
          <w:szCs w:val="22"/>
        </w:rPr>
        <w:t>Proselytizing is an effort by religious groups or individuals to persuade others to join their faith.</w:t>
      </w:r>
      <w:r w:rsidR="001614C1" w:rsidRPr="001614C1">
        <w:rPr>
          <w:i/>
          <w:color w:val="000000"/>
          <w:sz w:val="22"/>
          <w:szCs w:val="22"/>
        </w:rPr>
        <w:t xml:space="preserve"> </w:t>
      </w:r>
      <w:r w:rsidR="001614C1">
        <w:rPr>
          <w:i/>
          <w:color w:val="000000"/>
          <w:sz w:val="22"/>
          <w:szCs w:val="22"/>
        </w:rPr>
        <w:t>This question includes information covering the previous two years</w:t>
      </w:r>
      <w:r w:rsidR="00321573">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p>
    <w:p w:rsidR="00B941FD" w:rsidRPr="003B2459" w:rsidRDefault="00B941FD" w:rsidP="00B941FD">
      <w:pPr>
        <w:rPr>
          <w:i/>
          <w:sz w:val="20"/>
        </w:rPr>
      </w:pPr>
    </w:p>
    <w:p w:rsidR="00B941FD" w:rsidRPr="003B2459" w:rsidRDefault="00FE38E0" w:rsidP="00B941FD">
      <w:r>
        <w:rPr>
          <w:b/>
          <w:bCs/>
        </w:rPr>
        <w:t>SHI_Q_</w:t>
      </w:r>
      <w:r w:rsidR="00B941FD" w:rsidRPr="00D213D8">
        <w:rPr>
          <w:b/>
        </w:rPr>
        <w:t>13</w:t>
      </w:r>
      <w:r w:rsidR="00B941FD" w:rsidRPr="003B2459">
        <w:t xml:space="preserve">: Were there incidents of hostility over conversions from one religion to another? </w:t>
      </w:r>
    </w:p>
    <w:p w:rsidR="00B941FD" w:rsidRPr="003B2459" w:rsidRDefault="00B941FD" w:rsidP="00B941FD">
      <w:pPr>
        <w:ind w:left="450"/>
      </w:pPr>
      <w:r w:rsidRPr="003B2459">
        <w:t>0= No</w:t>
      </w:r>
    </w:p>
    <w:p w:rsidR="00B941FD" w:rsidRPr="003B2459" w:rsidRDefault="00B941FD" w:rsidP="00B941FD">
      <w:pPr>
        <w:ind w:left="450"/>
      </w:pPr>
      <w:r w:rsidRPr="003B2459">
        <w:t>0.50= Yes, but they fell short of physical violence</w:t>
      </w:r>
    </w:p>
    <w:p w:rsidR="00B941FD" w:rsidRPr="003B2459" w:rsidRDefault="00B941FD" w:rsidP="00B941FD">
      <w:pPr>
        <w:ind w:left="450"/>
      </w:pPr>
      <w:r w:rsidRPr="003B2459">
        <w:t>1.00= Yes, and they included physical violence</w:t>
      </w:r>
    </w:p>
    <w:p w:rsidR="00B941FD" w:rsidRPr="003B2459" w:rsidRDefault="00B941FD" w:rsidP="00B941FD">
      <w:pPr>
        <w:rPr>
          <w:sz w:val="20"/>
        </w:rPr>
      </w:pPr>
    </w:p>
    <w:p w:rsidR="00167CB7" w:rsidRDefault="00B941FD" w:rsidP="00DF1D0E">
      <w:pPr>
        <w:spacing w:line="240" w:lineRule="auto"/>
        <w:jc w:val="both"/>
        <w:rPr>
          <w:i/>
          <w:sz w:val="22"/>
        </w:rPr>
      </w:pPr>
      <w:r w:rsidRPr="003B2459">
        <w:rPr>
          <w:i/>
          <w:sz w:val="22"/>
        </w:rPr>
        <w:t>This question measures social hostilities, including acts of violence, related to conversion. This also includes accusations of forced conversion.</w:t>
      </w:r>
      <w:r w:rsidR="001614C1" w:rsidRPr="001614C1">
        <w:rPr>
          <w:i/>
          <w:color w:val="000000"/>
          <w:sz w:val="22"/>
          <w:szCs w:val="22"/>
        </w:rPr>
        <w:t xml:space="preserve"> </w:t>
      </w:r>
      <w:r w:rsidR="001614C1">
        <w:rPr>
          <w:i/>
          <w:color w:val="000000"/>
          <w:sz w:val="22"/>
          <w:szCs w:val="22"/>
        </w:rPr>
        <w:t>This question includes information covering the previous two years</w:t>
      </w:r>
      <w:r w:rsidR="00321573">
        <w:rPr>
          <w:i/>
          <w:color w:val="000000"/>
          <w:sz w:val="22"/>
          <w:szCs w:val="22"/>
        </w:rPr>
        <w:t>, as explained earlier in the codebook</w:t>
      </w:r>
      <w:r w:rsidR="001614C1">
        <w:rPr>
          <w:i/>
          <w:color w:val="000000"/>
          <w:sz w:val="22"/>
          <w:szCs w:val="22"/>
        </w:rPr>
        <w:t>.</w:t>
      </w:r>
      <w:r w:rsidR="001614C1" w:rsidRPr="003B2459">
        <w:rPr>
          <w:i/>
          <w:color w:val="000000"/>
          <w:sz w:val="22"/>
          <w:szCs w:val="22"/>
        </w:rPr>
        <w:t xml:space="preserve">  </w:t>
      </w:r>
    </w:p>
    <w:p w:rsidR="004C0894" w:rsidRDefault="004C0894" w:rsidP="004C0894">
      <w:pPr>
        <w:widowControl w:val="0"/>
        <w:suppressAutoHyphens/>
        <w:autoSpaceDE w:val="0"/>
        <w:autoSpaceDN w:val="0"/>
        <w:adjustRightInd w:val="0"/>
        <w:textAlignment w:val="center"/>
        <w:rPr>
          <w:b/>
          <w:sz w:val="22"/>
        </w:rPr>
      </w:pPr>
      <w:r w:rsidRPr="004C0894">
        <w:rPr>
          <w:b/>
          <w:sz w:val="22"/>
        </w:rPr>
        <w:br w:type="page"/>
      </w:r>
      <w:r w:rsidRPr="004C0894">
        <w:rPr>
          <w:b/>
          <w:sz w:val="22"/>
        </w:rPr>
        <w:lastRenderedPageBreak/>
        <w:t xml:space="preserve">Additional </w:t>
      </w:r>
      <w:r w:rsidR="006A0D70">
        <w:rPr>
          <w:b/>
          <w:sz w:val="22"/>
        </w:rPr>
        <w:t xml:space="preserve">Restrictions </w:t>
      </w:r>
      <w:r w:rsidRPr="004C0894">
        <w:rPr>
          <w:b/>
          <w:sz w:val="22"/>
        </w:rPr>
        <w:t>Variables</w:t>
      </w:r>
      <w:r w:rsidR="00525115">
        <w:rPr>
          <w:b/>
          <w:sz w:val="22"/>
        </w:rPr>
        <w:t xml:space="preserve"> </w:t>
      </w:r>
    </w:p>
    <w:p w:rsidR="006A0D70" w:rsidRDefault="006A0D70" w:rsidP="004C0894">
      <w:pPr>
        <w:widowControl w:val="0"/>
        <w:suppressAutoHyphens/>
        <w:autoSpaceDE w:val="0"/>
        <w:autoSpaceDN w:val="0"/>
        <w:adjustRightInd w:val="0"/>
        <w:textAlignment w:val="center"/>
        <w:rPr>
          <w:i/>
          <w:sz w:val="22"/>
        </w:rPr>
      </w:pPr>
    </w:p>
    <w:p w:rsidR="004C0894" w:rsidRPr="006A0D70" w:rsidRDefault="004C0894" w:rsidP="004C0894">
      <w:pPr>
        <w:widowControl w:val="0"/>
        <w:suppressAutoHyphens/>
        <w:autoSpaceDE w:val="0"/>
        <w:autoSpaceDN w:val="0"/>
        <w:adjustRightInd w:val="0"/>
        <w:textAlignment w:val="center"/>
        <w:rPr>
          <w:rFonts w:eastAsia="Franklin Gothic Book"/>
          <w:i/>
          <w:color w:val="000000"/>
          <w:szCs w:val="22"/>
        </w:rPr>
      </w:pPr>
      <w:r w:rsidRPr="006A0D70">
        <w:rPr>
          <w:rFonts w:eastAsia="Franklin Gothic Book"/>
          <w:i/>
          <w:color w:val="000000"/>
          <w:szCs w:val="22"/>
        </w:rPr>
        <w:t xml:space="preserve">The following variables were </w:t>
      </w:r>
      <w:r w:rsidR="00061205" w:rsidRPr="006A0D70">
        <w:rPr>
          <w:rFonts w:eastAsia="Franklin Gothic Book"/>
          <w:i/>
          <w:color w:val="000000"/>
          <w:szCs w:val="22"/>
        </w:rPr>
        <w:t xml:space="preserve">coded in the years indicated, but they </w:t>
      </w:r>
      <w:r w:rsidR="00693C2F" w:rsidRPr="006A0D70">
        <w:rPr>
          <w:rFonts w:eastAsia="Franklin Gothic Book"/>
          <w:i/>
          <w:color w:val="000000"/>
          <w:szCs w:val="22"/>
        </w:rPr>
        <w:t>are</w:t>
      </w:r>
      <w:r w:rsidR="00061205" w:rsidRPr="006A0D70">
        <w:rPr>
          <w:rFonts w:eastAsia="Franklin Gothic Book"/>
          <w:i/>
          <w:color w:val="000000"/>
          <w:szCs w:val="22"/>
        </w:rPr>
        <w:t xml:space="preserve"> </w:t>
      </w:r>
      <w:r w:rsidRPr="006A0D70">
        <w:rPr>
          <w:rFonts w:eastAsia="Franklin Gothic Book"/>
          <w:i/>
          <w:color w:val="000000"/>
          <w:szCs w:val="22"/>
        </w:rPr>
        <w:t>not used in the G</w:t>
      </w:r>
      <w:r w:rsidR="00061205" w:rsidRPr="006A0D70">
        <w:rPr>
          <w:rFonts w:eastAsia="Franklin Gothic Book"/>
          <w:i/>
          <w:color w:val="000000"/>
          <w:szCs w:val="22"/>
        </w:rPr>
        <w:t>overnment Restrictions Index</w:t>
      </w:r>
      <w:r w:rsidR="00E24D2B">
        <w:rPr>
          <w:rFonts w:eastAsia="Franklin Gothic Book"/>
          <w:i/>
          <w:color w:val="000000"/>
          <w:szCs w:val="22"/>
        </w:rPr>
        <w:t xml:space="preserve"> </w:t>
      </w:r>
      <w:r w:rsidR="00E24D2B" w:rsidRPr="00544A5B">
        <w:rPr>
          <w:rFonts w:eastAsia="Franklin Gothic Book"/>
          <w:i/>
          <w:color w:val="000000"/>
          <w:szCs w:val="22"/>
        </w:rPr>
        <w:t>or Social Hostilities Index</w:t>
      </w:r>
      <w:r w:rsidR="00061205" w:rsidRPr="00544A5B">
        <w:rPr>
          <w:rFonts w:eastAsia="Franklin Gothic Book"/>
          <w:i/>
          <w:color w:val="000000"/>
          <w:szCs w:val="22"/>
        </w:rPr>
        <w:t>; the</w:t>
      </w:r>
      <w:r w:rsidR="00061205" w:rsidRPr="006A0D70">
        <w:rPr>
          <w:rFonts w:eastAsia="Franklin Gothic Book"/>
          <w:i/>
          <w:color w:val="000000"/>
          <w:szCs w:val="22"/>
        </w:rPr>
        <w:t xml:space="preserve"> variables </w:t>
      </w:r>
      <w:r w:rsidRPr="006A0D70">
        <w:rPr>
          <w:rFonts w:eastAsia="Franklin Gothic Book"/>
          <w:i/>
          <w:color w:val="000000"/>
          <w:szCs w:val="22"/>
        </w:rPr>
        <w:t xml:space="preserve">were </w:t>
      </w:r>
      <w:r w:rsidR="00061205" w:rsidRPr="006A0D70">
        <w:rPr>
          <w:rFonts w:eastAsia="Franklin Gothic Book"/>
          <w:i/>
          <w:color w:val="000000"/>
          <w:szCs w:val="22"/>
        </w:rPr>
        <w:t xml:space="preserve">analyzed </w:t>
      </w:r>
      <w:r w:rsidRPr="006A0D70">
        <w:rPr>
          <w:rFonts w:eastAsia="Franklin Gothic Book"/>
          <w:i/>
          <w:color w:val="000000"/>
          <w:szCs w:val="22"/>
        </w:rPr>
        <w:t>separate</w:t>
      </w:r>
      <w:r w:rsidR="00061205" w:rsidRPr="006A0D70">
        <w:rPr>
          <w:rFonts w:eastAsia="Franklin Gothic Book"/>
          <w:i/>
          <w:color w:val="000000"/>
          <w:szCs w:val="22"/>
        </w:rPr>
        <w:t>ly</w:t>
      </w:r>
      <w:r w:rsidRPr="006A0D70">
        <w:rPr>
          <w:rFonts w:eastAsia="Franklin Gothic Book"/>
          <w:i/>
          <w:color w:val="000000"/>
          <w:szCs w:val="22"/>
        </w:rPr>
        <w:t xml:space="preserve">. Their distinction from the </w:t>
      </w:r>
      <w:r w:rsidR="00061205" w:rsidRPr="006A0D70">
        <w:rPr>
          <w:rFonts w:eastAsia="Franklin Gothic Book"/>
          <w:i/>
          <w:color w:val="000000"/>
          <w:szCs w:val="22"/>
        </w:rPr>
        <w:t xml:space="preserve">questions in the </w:t>
      </w:r>
      <w:r w:rsidRPr="006A0D70">
        <w:rPr>
          <w:rFonts w:eastAsia="Franklin Gothic Book"/>
          <w:i/>
          <w:color w:val="000000"/>
          <w:szCs w:val="22"/>
        </w:rPr>
        <w:t>ind</w:t>
      </w:r>
      <w:r w:rsidR="0017109E" w:rsidRPr="006A0D70">
        <w:rPr>
          <w:rFonts w:eastAsia="Franklin Gothic Book"/>
          <w:i/>
          <w:color w:val="000000"/>
          <w:szCs w:val="22"/>
        </w:rPr>
        <w:t>exes</w:t>
      </w:r>
      <w:r w:rsidRPr="006A0D70">
        <w:rPr>
          <w:rFonts w:eastAsia="Franklin Gothic Book"/>
          <w:i/>
          <w:color w:val="000000"/>
          <w:szCs w:val="22"/>
        </w:rPr>
        <w:t xml:space="preserve"> is indicated by the “X” in the title of the variable.</w:t>
      </w:r>
    </w:p>
    <w:p w:rsidR="004C0894" w:rsidRPr="006A0D70" w:rsidRDefault="004C0894" w:rsidP="004C0894">
      <w:pPr>
        <w:widowControl w:val="0"/>
        <w:suppressAutoHyphens/>
        <w:autoSpaceDE w:val="0"/>
        <w:autoSpaceDN w:val="0"/>
        <w:adjustRightInd w:val="0"/>
        <w:textAlignment w:val="center"/>
        <w:rPr>
          <w:rFonts w:eastAsia="Franklin Gothic Book"/>
          <w:i/>
          <w:color w:val="000000"/>
          <w:szCs w:val="22"/>
        </w:rPr>
      </w:pPr>
    </w:p>
    <w:p w:rsidR="00FD7374" w:rsidRDefault="004C0894" w:rsidP="004C0894">
      <w:pPr>
        <w:widowControl w:val="0"/>
        <w:suppressAutoHyphens/>
        <w:autoSpaceDE w:val="0"/>
        <w:autoSpaceDN w:val="0"/>
        <w:adjustRightInd w:val="0"/>
        <w:textAlignment w:val="center"/>
        <w:rPr>
          <w:rFonts w:eastAsia="Franklin Gothic Book"/>
          <w:i/>
          <w:color w:val="000000"/>
          <w:szCs w:val="22"/>
        </w:rPr>
      </w:pPr>
      <w:r w:rsidRPr="00D213D8">
        <w:rPr>
          <w:rFonts w:eastAsia="Franklin Gothic Book"/>
          <w:b/>
          <w:i/>
          <w:color w:val="000000"/>
          <w:szCs w:val="22"/>
        </w:rPr>
        <w:t>GRX</w:t>
      </w:r>
      <w:r w:rsidR="00CF5D8F">
        <w:rPr>
          <w:rFonts w:eastAsia="Franklin Gothic Book"/>
          <w:b/>
          <w:i/>
          <w:color w:val="000000"/>
          <w:szCs w:val="22"/>
        </w:rPr>
        <w:t>_</w:t>
      </w:r>
      <w:r w:rsidRPr="00D213D8">
        <w:rPr>
          <w:rFonts w:eastAsia="Franklin Gothic Book"/>
          <w:b/>
          <w:i/>
          <w:color w:val="000000"/>
          <w:szCs w:val="22"/>
        </w:rPr>
        <w:t>22</w:t>
      </w:r>
      <w:r w:rsidR="00CF5D8F">
        <w:rPr>
          <w:rFonts w:eastAsia="Franklin Gothic Book"/>
          <w:b/>
          <w:i/>
          <w:color w:val="000000"/>
          <w:szCs w:val="22"/>
        </w:rPr>
        <w:t>_</w:t>
      </w:r>
      <w:r w:rsidR="00FD7374">
        <w:rPr>
          <w:rFonts w:eastAsia="Franklin Gothic Book"/>
          <w:b/>
          <w:i/>
          <w:color w:val="000000"/>
          <w:szCs w:val="22"/>
        </w:rPr>
        <w:t>blasphemy</w:t>
      </w:r>
      <w:r w:rsidRPr="00D213D8">
        <w:rPr>
          <w:rFonts w:eastAsia="Franklin Gothic Book"/>
          <w:b/>
          <w:i/>
          <w:color w:val="000000"/>
          <w:szCs w:val="22"/>
        </w:rPr>
        <w:t>:</w:t>
      </w:r>
      <w:r w:rsidRPr="003B2459">
        <w:rPr>
          <w:rFonts w:eastAsia="Franklin Gothic Book"/>
          <w:i/>
          <w:color w:val="000000"/>
          <w:szCs w:val="22"/>
        </w:rPr>
        <w:t xml:space="preserve"> Does any level of government penalize </w:t>
      </w:r>
      <w:r w:rsidR="00FD7374">
        <w:rPr>
          <w:rFonts w:eastAsia="Franklin Gothic Book"/>
          <w:i/>
          <w:color w:val="000000"/>
          <w:szCs w:val="22"/>
        </w:rPr>
        <w:t>blasphemy?</w:t>
      </w:r>
    </w:p>
    <w:p w:rsidR="00FD7374" w:rsidRDefault="00FD7374" w:rsidP="004C089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0 = No</w:t>
      </w:r>
    </w:p>
    <w:p w:rsidR="00FD7374" w:rsidRDefault="00FD7374" w:rsidP="004C089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1 = Yes</w:t>
      </w:r>
    </w:p>
    <w:p w:rsidR="00FD7374" w:rsidRDefault="00FD7374" w:rsidP="004C0894">
      <w:pPr>
        <w:widowControl w:val="0"/>
        <w:suppressAutoHyphens/>
        <w:autoSpaceDE w:val="0"/>
        <w:autoSpaceDN w:val="0"/>
        <w:adjustRightInd w:val="0"/>
        <w:textAlignment w:val="center"/>
        <w:rPr>
          <w:rFonts w:eastAsia="Franklin Gothic Book"/>
          <w:color w:val="000000"/>
          <w:szCs w:val="22"/>
        </w:rPr>
      </w:pPr>
    </w:p>
    <w:p w:rsidR="00FD7374" w:rsidRDefault="00FD7374" w:rsidP="00FD7374">
      <w:pPr>
        <w:widowControl w:val="0"/>
        <w:suppressAutoHyphens/>
        <w:autoSpaceDE w:val="0"/>
        <w:autoSpaceDN w:val="0"/>
        <w:adjustRightInd w:val="0"/>
        <w:textAlignment w:val="center"/>
        <w:rPr>
          <w:rFonts w:eastAsia="Franklin Gothic Book"/>
          <w:i/>
          <w:color w:val="000000"/>
          <w:szCs w:val="22"/>
        </w:rPr>
      </w:pPr>
      <w:r w:rsidRPr="00D213D8">
        <w:rPr>
          <w:rFonts w:eastAsia="Franklin Gothic Book"/>
          <w:b/>
          <w:i/>
          <w:color w:val="000000"/>
          <w:szCs w:val="22"/>
        </w:rPr>
        <w:t>GRX</w:t>
      </w:r>
      <w:r w:rsidR="00CF5D8F">
        <w:rPr>
          <w:rFonts w:eastAsia="Franklin Gothic Book"/>
          <w:b/>
          <w:i/>
          <w:color w:val="000000"/>
          <w:szCs w:val="22"/>
        </w:rPr>
        <w:t>_</w:t>
      </w:r>
      <w:r w:rsidRPr="00D213D8">
        <w:rPr>
          <w:rFonts w:eastAsia="Franklin Gothic Book"/>
          <w:b/>
          <w:i/>
          <w:color w:val="000000"/>
          <w:szCs w:val="22"/>
        </w:rPr>
        <w:t>22</w:t>
      </w:r>
      <w:r w:rsidR="00CF5D8F">
        <w:rPr>
          <w:rFonts w:eastAsia="Franklin Gothic Book"/>
          <w:b/>
          <w:i/>
          <w:color w:val="000000"/>
          <w:szCs w:val="22"/>
        </w:rPr>
        <w:t>_</w:t>
      </w:r>
      <w:r>
        <w:rPr>
          <w:rFonts w:eastAsia="Franklin Gothic Book"/>
          <w:b/>
          <w:i/>
          <w:color w:val="000000"/>
          <w:szCs w:val="22"/>
        </w:rPr>
        <w:t>apostasy</w:t>
      </w:r>
      <w:r w:rsidRPr="00D213D8">
        <w:rPr>
          <w:rFonts w:eastAsia="Franklin Gothic Book"/>
          <w:b/>
          <w:i/>
          <w:color w:val="000000"/>
          <w:szCs w:val="22"/>
        </w:rPr>
        <w:t>:</w:t>
      </w:r>
      <w:r w:rsidRPr="003B2459">
        <w:rPr>
          <w:rFonts w:eastAsia="Franklin Gothic Book"/>
          <w:i/>
          <w:color w:val="000000"/>
          <w:szCs w:val="22"/>
        </w:rPr>
        <w:t xml:space="preserve"> Does any level of government penalize </w:t>
      </w:r>
      <w:r>
        <w:rPr>
          <w:rFonts w:eastAsia="Franklin Gothic Book"/>
          <w:i/>
          <w:color w:val="000000"/>
          <w:szCs w:val="22"/>
        </w:rPr>
        <w:t>apostasy?</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0 = No</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1 = Yes</w:t>
      </w:r>
    </w:p>
    <w:p w:rsidR="00FD7374" w:rsidRDefault="00FD7374" w:rsidP="004C0894">
      <w:pPr>
        <w:widowControl w:val="0"/>
        <w:suppressAutoHyphens/>
        <w:autoSpaceDE w:val="0"/>
        <w:autoSpaceDN w:val="0"/>
        <w:adjustRightInd w:val="0"/>
        <w:textAlignment w:val="center"/>
        <w:rPr>
          <w:rFonts w:eastAsia="Franklin Gothic Book"/>
          <w:color w:val="000000"/>
          <w:szCs w:val="22"/>
        </w:rPr>
      </w:pPr>
    </w:p>
    <w:p w:rsidR="00FD7374" w:rsidRDefault="00FD7374" w:rsidP="00FD7374">
      <w:pPr>
        <w:widowControl w:val="0"/>
        <w:suppressAutoHyphens/>
        <w:autoSpaceDE w:val="0"/>
        <w:autoSpaceDN w:val="0"/>
        <w:adjustRightInd w:val="0"/>
        <w:textAlignment w:val="center"/>
        <w:rPr>
          <w:rFonts w:eastAsia="Franklin Gothic Book"/>
          <w:i/>
          <w:color w:val="000000"/>
          <w:szCs w:val="22"/>
        </w:rPr>
      </w:pPr>
      <w:r w:rsidRPr="00D213D8">
        <w:rPr>
          <w:rFonts w:eastAsia="Franklin Gothic Book"/>
          <w:b/>
          <w:i/>
          <w:color w:val="000000"/>
          <w:szCs w:val="22"/>
        </w:rPr>
        <w:t>GRX</w:t>
      </w:r>
      <w:r w:rsidR="00CF5D8F">
        <w:rPr>
          <w:rFonts w:eastAsia="Franklin Gothic Book"/>
          <w:b/>
          <w:i/>
          <w:color w:val="000000"/>
          <w:szCs w:val="22"/>
        </w:rPr>
        <w:t>_</w:t>
      </w:r>
      <w:r w:rsidRPr="00D213D8">
        <w:rPr>
          <w:rFonts w:eastAsia="Franklin Gothic Book"/>
          <w:b/>
          <w:i/>
          <w:color w:val="000000"/>
          <w:szCs w:val="22"/>
        </w:rPr>
        <w:t>22</w:t>
      </w:r>
      <w:r w:rsidR="00CF5D8F">
        <w:rPr>
          <w:rFonts w:eastAsia="Franklin Gothic Book"/>
          <w:b/>
          <w:i/>
          <w:color w:val="000000"/>
          <w:szCs w:val="22"/>
        </w:rPr>
        <w:t>_</w:t>
      </w:r>
      <w:r w:rsidRPr="00544A5B">
        <w:rPr>
          <w:rFonts w:eastAsia="Franklin Gothic Book"/>
          <w:b/>
          <w:i/>
          <w:color w:val="000000"/>
          <w:szCs w:val="22"/>
        </w:rPr>
        <w:t>hate</w:t>
      </w:r>
      <w:r w:rsidR="00544A5B">
        <w:rPr>
          <w:rFonts w:eastAsia="Franklin Gothic Book"/>
          <w:b/>
          <w:i/>
          <w:color w:val="000000"/>
          <w:szCs w:val="22"/>
        </w:rPr>
        <w:t xml:space="preserve"> </w:t>
      </w:r>
      <w:r w:rsidRPr="00544A5B">
        <w:rPr>
          <w:rFonts w:eastAsia="Franklin Gothic Book"/>
          <w:b/>
          <w:i/>
          <w:color w:val="000000"/>
          <w:szCs w:val="22"/>
        </w:rPr>
        <w:t>speech:</w:t>
      </w:r>
      <w:r w:rsidRPr="003B2459">
        <w:rPr>
          <w:rFonts w:eastAsia="Franklin Gothic Book"/>
          <w:i/>
          <w:color w:val="000000"/>
          <w:szCs w:val="22"/>
        </w:rPr>
        <w:t xml:space="preserve"> Does any level of government penalize </w:t>
      </w:r>
      <w:r>
        <w:rPr>
          <w:rFonts w:eastAsia="Franklin Gothic Book"/>
          <w:i/>
          <w:color w:val="000000"/>
          <w:szCs w:val="22"/>
        </w:rPr>
        <w:t>hate speech?</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0 = No</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1 = Yes</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p>
    <w:p w:rsidR="00FD7374" w:rsidRDefault="00FD7374" w:rsidP="00FD7374">
      <w:pPr>
        <w:widowControl w:val="0"/>
        <w:suppressAutoHyphens/>
        <w:autoSpaceDE w:val="0"/>
        <w:autoSpaceDN w:val="0"/>
        <w:adjustRightInd w:val="0"/>
        <w:textAlignment w:val="center"/>
        <w:rPr>
          <w:rFonts w:eastAsia="Franklin Gothic Book"/>
          <w:i/>
          <w:color w:val="000000"/>
          <w:szCs w:val="22"/>
        </w:rPr>
      </w:pPr>
      <w:r w:rsidRPr="00D213D8">
        <w:rPr>
          <w:rFonts w:eastAsia="Franklin Gothic Book"/>
          <w:b/>
          <w:i/>
          <w:color w:val="000000"/>
          <w:szCs w:val="22"/>
        </w:rPr>
        <w:t>GRX</w:t>
      </w:r>
      <w:r w:rsidR="00CF5D8F">
        <w:rPr>
          <w:rFonts w:eastAsia="Franklin Gothic Book"/>
          <w:b/>
          <w:i/>
          <w:color w:val="000000"/>
          <w:szCs w:val="22"/>
        </w:rPr>
        <w:t>_</w:t>
      </w:r>
      <w:r w:rsidRPr="00D213D8">
        <w:rPr>
          <w:rFonts w:eastAsia="Franklin Gothic Book"/>
          <w:b/>
          <w:i/>
          <w:color w:val="000000"/>
          <w:szCs w:val="22"/>
        </w:rPr>
        <w:t>22</w:t>
      </w:r>
      <w:r w:rsidR="00CF5D8F">
        <w:rPr>
          <w:rFonts w:eastAsia="Franklin Gothic Book"/>
          <w:b/>
          <w:i/>
          <w:color w:val="000000"/>
          <w:szCs w:val="22"/>
        </w:rPr>
        <w:t>_</w:t>
      </w:r>
      <w:r w:rsidRPr="00544A5B">
        <w:rPr>
          <w:rFonts w:eastAsia="Franklin Gothic Book"/>
          <w:b/>
          <w:i/>
          <w:color w:val="000000"/>
          <w:szCs w:val="22"/>
        </w:rPr>
        <w:t>criticism</w:t>
      </w:r>
      <w:r w:rsidR="00544A5B">
        <w:rPr>
          <w:rFonts w:eastAsia="Franklin Gothic Book"/>
          <w:b/>
          <w:i/>
          <w:color w:val="000000"/>
          <w:szCs w:val="22"/>
        </w:rPr>
        <w:t xml:space="preserve"> </w:t>
      </w:r>
      <w:r w:rsidRPr="00544A5B">
        <w:rPr>
          <w:rFonts w:eastAsia="Franklin Gothic Book"/>
          <w:b/>
          <w:i/>
          <w:color w:val="000000"/>
          <w:szCs w:val="22"/>
        </w:rPr>
        <w:t>of</w:t>
      </w:r>
      <w:r w:rsidR="00544A5B">
        <w:rPr>
          <w:rFonts w:eastAsia="Franklin Gothic Book"/>
          <w:b/>
          <w:i/>
          <w:color w:val="000000"/>
          <w:szCs w:val="22"/>
        </w:rPr>
        <w:t xml:space="preserve"> </w:t>
      </w:r>
      <w:r w:rsidRPr="00544A5B">
        <w:rPr>
          <w:rFonts w:eastAsia="Franklin Gothic Book"/>
          <w:b/>
          <w:i/>
          <w:color w:val="000000"/>
          <w:szCs w:val="22"/>
        </w:rPr>
        <w:t>religion:</w:t>
      </w:r>
      <w:r w:rsidRPr="003B2459">
        <w:rPr>
          <w:rFonts w:eastAsia="Franklin Gothic Book"/>
          <w:i/>
          <w:color w:val="000000"/>
          <w:szCs w:val="22"/>
        </w:rPr>
        <w:t xml:space="preserve"> Does any level of government penalize </w:t>
      </w:r>
      <w:r>
        <w:rPr>
          <w:rFonts w:eastAsia="Franklin Gothic Book"/>
          <w:i/>
          <w:color w:val="000000"/>
          <w:szCs w:val="22"/>
        </w:rPr>
        <w:t>criticisms or critiques of a religion or religions?</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0 = No</w:t>
      </w:r>
    </w:p>
    <w:p w:rsidR="00FD7374" w:rsidRDefault="00FD7374" w:rsidP="00FD7374">
      <w:pPr>
        <w:widowControl w:val="0"/>
        <w:suppressAutoHyphens/>
        <w:autoSpaceDE w:val="0"/>
        <w:autoSpaceDN w:val="0"/>
        <w:adjustRightInd w:val="0"/>
        <w:textAlignment w:val="center"/>
        <w:rPr>
          <w:rFonts w:eastAsia="Franklin Gothic Book"/>
          <w:color w:val="000000"/>
          <w:szCs w:val="22"/>
        </w:rPr>
      </w:pPr>
      <w:r>
        <w:rPr>
          <w:rFonts w:eastAsia="Franklin Gothic Book"/>
          <w:color w:val="000000"/>
          <w:szCs w:val="22"/>
        </w:rPr>
        <w:t>1 = Yes</w:t>
      </w:r>
    </w:p>
    <w:p w:rsidR="004C0894" w:rsidRPr="003B2459" w:rsidRDefault="004C0894" w:rsidP="004C0894">
      <w:pPr>
        <w:widowControl w:val="0"/>
        <w:suppressAutoHyphens/>
        <w:autoSpaceDE w:val="0"/>
        <w:autoSpaceDN w:val="0"/>
        <w:adjustRightInd w:val="0"/>
        <w:textAlignment w:val="center"/>
        <w:rPr>
          <w:rFonts w:eastAsia="Franklin Gothic Book"/>
          <w:color w:val="000000"/>
          <w:szCs w:val="22"/>
        </w:rPr>
      </w:pPr>
    </w:p>
    <w:p w:rsidR="004C0894" w:rsidRPr="00D213D8" w:rsidRDefault="00547963" w:rsidP="004C0894">
      <w:pPr>
        <w:spacing w:before="120" w:after="120"/>
        <w:contextualSpacing/>
        <w:rPr>
          <w:i/>
          <w:sz w:val="22"/>
          <w:szCs w:val="22"/>
        </w:rPr>
      </w:pPr>
      <w:r w:rsidRPr="00544A5B">
        <w:rPr>
          <w:i/>
          <w:color w:val="000000"/>
          <w:sz w:val="22"/>
          <w:szCs w:val="22"/>
        </w:rPr>
        <w:t xml:space="preserve">The </w:t>
      </w:r>
      <w:r w:rsidR="004C0894" w:rsidRPr="00544A5B">
        <w:rPr>
          <w:i/>
          <w:color w:val="000000"/>
          <w:sz w:val="22"/>
          <w:szCs w:val="22"/>
        </w:rPr>
        <w:t>question</w:t>
      </w:r>
      <w:r w:rsidRPr="00544A5B">
        <w:rPr>
          <w:i/>
          <w:color w:val="000000"/>
          <w:sz w:val="22"/>
          <w:szCs w:val="22"/>
        </w:rPr>
        <w:t>s</w:t>
      </w:r>
      <w:r w:rsidR="004C0894" w:rsidRPr="00544A5B">
        <w:rPr>
          <w:i/>
          <w:color w:val="000000"/>
          <w:sz w:val="22"/>
          <w:szCs w:val="22"/>
        </w:rPr>
        <w:t xml:space="preserve"> </w:t>
      </w:r>
      <w:r w:rsidR="00E24D2B" w:rsidRPr="00544A5B">
        <w:rPr>
          <w:i/>
          <w:color w:val="000000"/>
          <w:sz w:val="22"/>
          <w:szCs w:val="22"/>
        </w:rPr>
        <w:t xml:space="preserve">with the prefix GRX_22 </w:t>
      </w:r>
      <w:r w:rsidR="004C0894" w:rsidRPr="00544A5B">
        <w:rPr>
          <w:i/>
          <w:color w:val="000000"/>
          <w:sz w:val="22"/>
          <w:szCs w:val="22"/>
        </w:rPr>
        <w:t xml:space="preserve">measure the presence of specific laws limiting blasphemy, apostasy, hate speech or criticism/critique of religion. </w:t>
      </w:r>
      <w:r w:rsidR="00484DDC" w:rsidRPr="00544A5B">
        <w:rPr>
          <w:i/>
          <w:color w:val="000000"/>
          <w:sz w:val="22"/>
          <w:szCs w:val="22"/>
        </w:rPr>
        <w:t xml:space="preserve">The data are available for 2012 and 2013 only. </w:t>
      </w:r>
      <w:r w:rsidR="004C0894" w:rsidRPr="00544A5B">
        <w:rPr>
          <w:i/>
          <w:sz w:val="22"/>
          <w:szCs w:val="22"/>
        </w:rPr>
        <w:t>B</w:t>
      </w:r>
      <w:r w:rsidR="004C0894" w:rsidRPr="00D213D8">
        <w:rPr>
          <w:i/>
          <w:sz w:val="22"/>
          <w:szCs w:val="22"/>
        </w:rPr>
        <w:t>lasphemy refers to</w:t>
      </w:r>
      <w:r w:rsidR="004C0894" w:rsidRPr="00D213D8">
        <w:rPr>
          <w:b/>
          <w:i/>
          <w:sz w:val="22"/>
          <w:szCs w:val="22"/>
        </w:rPr>
        <w:t xml:space="preserve"> </w:t>
      </w:r>
      <w:r w:rsidR="004C0894" w:rsidRPr="00D213D8">
        <w:rPr>
          <w:i/>
          <w:sz w:val="22"/>
          <w:szCs w:val="22"/>
        </w:rPr>
        <w:t xml:space="preserve">remarks or actions considered to be contemptuous of God or the divine. Apostasy refers to abandoning one’s faith. Hate speech refers to </w:t>
      </w:r>
      <w:r w:rsidR="004C0894" w:rsidRPr="00D213D8">
        <w:rPr>
          <w:i/>
          <w:color w:val="000000"/>
          <w:sz w:val="22"/>
          <w:szCs w:val="22"/>
        </w:rPr>
        <w:t>disparagement of the members of religious groups. And criticism/critique refers to disparagement or criticism of particular religions or religion in general.</w:t>
      </w:r>
      <w:r w:rsidR="004C0894">
        <w:rPr>
          <w:i/>
          <w:color w:val="000000"/>
          <w:sz w:val="22"/>
          <w:szCs w:val="22"/>
        </w:rPr>
        <w:t xml:space="preserve"> </w:t>
      </w:r>
      <w:r>
        <w:rPr>
          <w:i/>
          <w:color w:val="000000"/>
          <w:sz w:val="22"/>
          <w:szCs w:val="22"/>
        </w:rPr>
        <w:t xml:space="preserve">The questions are </w:t>
      </w:r>
      <w:r w:rsidR="004C0894">
        <w:rPr>
          <w:i/>
          <w:color w:val="000000"/>
          <w:sz w:val="22"/>
          <w:szCs w:val="22"/>
        </w:rPr>
        <w:t>not part of the Government Restrictions Index.</w:t>
      </w:r>
    </w:p>
    <w:p w:rsidR="004C0894" w:rsidRPr="003B2459" w:rsidRDefault="004C0894" w:rsidP="004C0894">
      <w:pPr>
        <w:widowControl w:val="0"/>
        <w:suppressAutoHyphens/>
        <w:autoSpaceDE w:val="0"/>
        <w:autoSpaceDN w:val="0"/>
        <w:adjustRightInd w:val="0"/>
        <w:textAlignment w:val="center"/>
        <w:rPr>
          <w:rFonts w:eastAsia="Franklin Gothic Book"/>
          <w:color w:val="000000"/>
          <w:szCs w:val="22"/>
        </w:rPr>
      </w:pPr>
    </w:p>
    <w:p w:rsidR="004C0894" w:rsidRPr="003B2459" w:rsidRDefault="004C0894" w:rsidP="004C0894">
      <w:pPr>
        <w:widowControl w:val="0"/>
        <w:suppressAutoHyphens/>
        <w:autoSpaceDE w:val="0"/>
        <w:autoSpaceDN w:val="0"/>
        <w:adjustRightInd w:val="0"/>
        <w:textAlignment w:val="center"/>
        <w:rPr>
          <w:rFonts w:eastAsia="Franklin Gothic Book"/>
          <w:i/>
          <w:color w:val="000000"/>
          <w:szCs w:val="22"/>
        </w:rPr>
      </w:pPr>
      <w:r w:rsidRPr="00D213D8">
        <w:rPr>
          <w:rFonts w:eastAsia="Franklin Gothic Book"/>
          <w:b/>
          <w:i/>
          <w:color w:val="000000"/>
          <w:szCs w:val="22"/>
        </w:rPr>
        <w:t>GRX</w:t>
      </w:r>
      <w:r w:rsidR="00CF5D8F">
        <w:rPr>
          <w:rFonts w:eastAsia="Franklin Gothic Book"/>
          <w:b/>
          <w:i/>
          <w:color w:val="000000"/>
          <w:szCs w:val="22"/>
        </w:rPr>
        <w:t>_</w:t>
      </w:r>
      <w:r w:rsidRPr="00D213D8">
        <w:rPr>
          <w:rFonts w:eastAsia="Franklin Gothic Book"/>
          <w:b/>
          <w:i/>
          <w:color w:val="000000"/>
          <w:szCs w:val="22"/>
        </w:rPr>
        <w:t>30:</w:t>
      </w:r>
      <w:r w:rsidRPr="003B2459">
        <w:rPr>
          <w:rFonts w:eastAsia="Franklin Gothic Book"/>
          <w:i/>
          <w:color w:val="000000"/>
          <w:szCs w:val="22"/>
        </w:rPr>
        <w:t xml:space="preserve"> Are there reports of police enforcing religious norms? </w:t>
      </w:r>
    </w:p>
    <w:p w:rsidR="004C0894" w:rsidRPr="003B2459" w:rsidRDefault="004C0894" w:rsidP="004C0894">
      <w:pPr>
        <w:widowControl w:val="0"/>
        <w:suppressAutoHyphens/>
        <w:autoSpaceDE w:val="0"/>
        <w:autoSpaceDN w:val="0"/>
        <w:adjustRightInd w:val="0"/>
        <w:textAlignment w:val="center"/>
        <w:rPr>
          <w:rFonts w:eastAsia="Franklin Gothic Book"/>
          <w:i/>
          <w:color w:val="000000"/>
          <w:szCs w:val="22"/>
        </w:rPr>
      </w:pPr>
    </w:p>
    <w:p w:rsidR="004C0894" w:rsidRPr="003B2459" w:rsidRDefault="004C0894" w:rsidP="004C0894">
      <w:pPr>
        <w:widowControl w:val="0"/>
        <w:suppressAutoHyphens/>
        <w:autoSpaceDE w:val="0"/>
        <w:autoSpaceDN w:val="0"/>
        <w:adjustRightInd w:val="0"/>
        <w:textAlignment w:val="center"/>
        <w:rPr>
          <w:rFonts w:eastAsia="Franklin Gothic Book"/>
          <w:color w:val="000000"/>
          <w:szCs w:val="22"/>
        </w:rPr>
      </w:pPr>
      <w:r w:rsidRPr="003B2459">
        <w:rPr>
          <w:rFonts w:eastAsia="Franklin Gothic Book"/>
          <w:color w:val="000000"/>
          <w:szCs w:val="22"/>
        </w:rPr>
        <w:t>0 = No</w:t>
      </w:r>
    </w:p>
    <w:p w:rsidR="004C0894" w:rsidRPr="003B2459" w:rsidRDefault="004C0894" w:rsidP="004C0894">
      <w:pPr>
        <w:widowControl w:val="0"/>
        <w:suppressAutoHyphens/>
        <w:autoSpaceDE w:val="0"/>
        <w:autoSpaceDN w:val="0"/>
        <w:adjustRightInd w:val="0"/>
        <w:textAlignment w:val="center"/>
        <w:rPr>
          <w:rFonts w:eastAsia="Franklin Gothic Book"/>
          <w:color w:val="000000"/>
          <w:szCs w:val="22"/>
        </w:rPr>
      </w:pPr>
      <w:r w:rsidRPr="003B2459">
        <w:rPr>
          <w:rFonts w:eastAsia="Franklin Gothic Book"/>
          <w:color w:val="000000"/>
          <w:szCs w:val="22"/>
        </w:rPr>
        <w:t>1 = Yes</w:t>
      </w:r>
    </w:p>
    <w:p w:rsidR="004C0894" w:rsidRPr="003B2459" w:rsidRDefault="004C0894" w:rsidP="004C0894">
      <w:pPr>
        <w:widowControl w:val="0"/>
        <w:suppressAutoHyphens/>
        <w:autoSpaceDE w:val="0"/>
        <w:autoSpaceDN w:val="0"/>
        <w:adjustRightInd w:val="0"/>
        <w:textAlignment w:val="center"/>
        <w:rPr>
          <w:rFonts w:eastAsia="Franklin Gothic Book"/>
          <w:color w:val="000000"/>
          <w:szCs w:val="22"/>
        </w:rPr>
      </w:pPr>
    </w:p>
    <w:p w:rsidR="00167CB7" w:rsidRDefault="004C0894" w:rsidP="00D278E4">
      <w:pPr>
        <w:rPr>
          <w:i/>
          <w:sz w:val="22"/>
        </w:rPr>
      </w:pPr>
      <w:r w:rsidRPr="00D213D8">
        <w:rPr>
          <w:i/>
          <w:sz w:val="22"/>
          <w:szCs w:val="22"/>
        </w:rPr>
        <w:t xml:space="preserve">This question measures the existence of religious police forces, either police forces specifically focused on enforcing religious norms or regular police forces that reportedly enforce religious norms. Police must be part of the government – with funding or authorization. The police force must be specifically aiming to </w:t>
      </w:r>
      <w:r w:rsidRPr="00D213D8">
        <w:rPr>
          <w:i/>
          <w:sz w:val="22"/>
          <w:szCs w:val="22"/>
        </w:rPr>
        <w:lastRenderedPageBreak/>
        <w:t>enforce the religious norms of society or of a particular religious group, not merely harass a particular religious group or enforce laws that aim to control a particular religion.</w:t>
      </w:r>
      <w:r>
        <w:rPr>
          <w:i/>
          <w:sz w:val="22"/>
          <w:szCs w:val="22"/>
        </w:rPr>
        <w:t xml:space="preserve"> This question is not part of the Government Restrictions Index.</w:t>
      </w:r>
      <w:r w:rsidR="00484DDC">
        <w:rPr>
          <w:i/>
          <w:sz w:val="22"/>
          <w:szCs w:val="22"/>
        </w:rPr>
        <w:t xml:space="preserve"> Data are available for 2012 only.</w:t>
      </w:r>
    </w:p>
    <w:p w:rsidR="00FF18C5" w:rsidRPr="00AB5670" w:rsidRDefault="00FF18C5" w:rsidP="00A71866">
      <w:pPr>
        <w:spacing w:after="200"/>
      </w:pPr>
    </w:p>
    <w:sectPr w:rsidR="00FF18C5" w:rsidRPr="00AB5670" w:rsidSect="009E188E">
      <w:headerReference w:type="even" r:id="rId10"/>
      <w:headerReference w:type="default" r:id="rId11"/>
      <w:footerReference w:type="even" r:id="rId12"/>
      <w:footerReference w:type="default" r:id="rId13"/>
      <w:headerReference w:type="first" r:id="rId14"/>
      <w:pgSz w:w="12240" w:h="15840" w:code="1"/>
      <w:pgMar w:top="1800" w:right="1332" w:bottom="1800" w:left="133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0C47" w:rsidRDefault="00F90C47" w:rsidP="00047661">
      <w:r>
        <w:separator/>
      </w:r>
    </w:p>
  </w:endnote>
  <w:endnote w:type="continuationSeparator" w:id="0">
    <w:p w:rsidR="00F90C47" w:rsidRDefault="00F90C47"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ril Text SB">
    <w:panose1 w:val="00000000000000000000"/>
    <w:charset w:val="00"/>
    <w:family w:val="modern"/>
    <w:notTrueType/>
    <w:pitch w:val="variable"/>
    <w:sig w:usb0="A00000AF"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1" w:fontKey="{FC2BD343-FB3E-4C2C-867C-4F9E7A438755}"/>
    <w:embedItalic r:id="rId2" w:fontKey="{0264136B-DC6E-4FD5-B66A-0BE0D477E7B0}"/>
  </w:font>
  <w:font w:name="Georgia">
    <w:panose1 w:val="02040502050405020303"/>
    <w:charset w:val="00"/>
    <w:family w:val="roman"/>
    <w:pitch w:val="variable"/>
    <w:sig w:usb0="00000287" w:usb1="00000000" w:usb2="00000000" w:usb3="00000000" w:csb0="0000009F" w:csb1="00000000"/>
    <w:embedRegular r:id="rId3" w:fontKey="{E82E5325-6F18-48A7-A551-7244F1CBCF0D}"/>
    <w:embedItalic r:id="rId4" w:fontKey="{BAE776E8-1A8B-45AF-8A53-2596D102E24E}"/>
  </w:font>
  <w:font w:name="Franklin Gothic Book">
    <w:panose1 w:val="020B0503020102020204"/>
    <w:charset w:val="00"/>
    <w:family w:val="swiss"/>
    <w:pitch w:val="variable"/>
    <w:sig w:usb0="00000287" w:usb1="00000000" w:usb2="00000000" w:usb3="00000000" w:csb0="0000009F" w:csb1="00000000"/>
    <w:embedRegular r:id="rId5" w:fontKey="{B0BF395D-D7D1-41F5-8C9F-3E4196469DC4}"/>
    <w:embedBold r:id="rId6" w:fontKey="{1B4808EE-1FBF-49CF-BF9E-99D18D120A36}"/>
    <w:embedItalic r:id="rId7" w:fontKey="{24018CEC-4D8F-449F-A2F2-A28DEDDCA942}"/>
    <w:embedBoldItalic r:id="rId8" w:fontKey="{EFD9F538-34D0-466E-83AA-6034872B77C3}"/>
  </w:font>
  <w:font w:name="Tahoma">
    <w:panose1 w:val="020B0604030504040204"/>
    <w:charset w:val="00"/>
    <w:family w:val="swiss"/>
    <w:pitch w:val="variable"/>
    <w:sig w:usb0="E1002EFF" w:usb1="C000605B" w:usb2="00000029" w:usb3="00000000" w:csb0="000101FF" w:csb1="00000000"/>
    <w:embedRegular r:id="rId9" w:fontKey="{E869E0B3-91CF-4A92-A2DD-5F8F07442B7D}"/>
  </w:font>
  <w:font w:name="Verdana">
    <w:panose1 w:val="020B0604030504040204"/>
    <w:charset w:val="00"/>
    <w:family w:val="swiss"/>
    <w:pitch w:val="variable"/>
    <w:sig w:usb0="A10006FF" w:usb1="4000205B" w:usb2="00000010" w:usb3="00000000" w:csb0="0000019F" w:csb1="00000000"/>
    <w:embedRegular r:id="rId10" w:fontKey="{B2C6C670-0D7E-4630-AAE4-412A06CC81E4}"/>
    <w:embedBold r:id="rId11" w:fontKey="{738165CB-A16D-4BBA-B24F-D1E362771247}"/>
  </w:font>
  <w:font w:name="Abril Text">
    <w:panose1 w:val="00000000000000000000"/>
    <w:charset w:val="00"/>
    <w:family w:val="modern"/>
    <w:notTrueType/>
    <w:pitch w:val="variable"/>
    <w:sig w:usb0="A00000AF" w:usb1="5000205B"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2" w:fontKey="{D402E5E1-ED8A-40F2-BB22-679A3C80C56D}"/>
  </w:font>
  <w:font w:name="Times-Roman">
    <w:altName w:val="Times New Roman"/>
    <w:panose1 w:val="00000000000000000000"/>
    <w:charset w:val="4D"/>
    <w:family w:val="auto"/>
    <w:notTrueType/>
    <w:pitch w:val="default"/>
    <w:sig w:usb0="00000003" w:usb1="00000000" w:usb2="00000000" w:usb3="00000000" w:csb0="00000001" w:csb1="00000000"/>
  </w:font>
  <w:font w:name="Verdana-Bold">
    <w:altName w:val="Verdana"/>
    <w:panose1 w:val="00000000000000000000"/>
    <w:charset w:val="4D"/>
    <w:family w:val="auto"/>
    <w:notTrueType/>
    <w:pitch w:val="default"/>
    <w:sig w:usb0="00000003" w:usb1="00000000" w:usb2="00000000" w:usb3="00000000" w:csb0="00000001" w:csb1="00000000"/>
  </w:font>
  <w:font w:name="Georgia-Italic">
    <w:altName w:val="Georgia"/>
    <w:panose1 w:val="00000000000000000000"/>
    <w:charset w:val="4D"/>
    <w:family w:val="auto"/>
    <w:notTrueType/>
    <w:pitch w:val="default"/>
    <w:sig w:usb0="00000003" w:usb1="00000000" w:usb2="00000000" w:usb3="00000000" w:csb0="00000001" w:csb1="00000000"/>
  </w:font>
  <w:font w:name="Verdana-Italic">
    <w:altName w:val="Verdana"/>
    <w:panose1 w:val="00000000000000000000"/>
    <w:charset w:val="4D"/>
    <w:family w:val="auto"/>
    <w:notTrueType/>
    <w:pitch w:val="default"/>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0C47" w:rsidRPr="00047661" w:rsidRDefault="00F90C47" w:rsidP="00047661">
    <w:pPr>
      <w:pStyle w:val="BodyFootnote"/>
      <w:jc w:val="center"/>
      <w:rPr>
        <w:rFonts w:ascii="Franklin Gothic Book" w:hAnsi="Franklin Gothic Book"/>
        <w:sz w:val="18"/>
        <w:szCs w:val="18"/>
      </w:rPr>
    </w:pPr>
    <w:r w:rsidRPr="0028349F">
      <w:rPr>
        <w:rFonts w:ascii="Franklin Gothic Book" w:hAnsi="Franklin Gothic Book"/>
        <w:sz w:val="18"/>
        <w:szCs w:val="18"/>
      </w:rPr>
      <w:t>www.pew</w:t>
    </w:r>
    <w:r>
      <w:rPr>
        <w:rFonts w:ascii="Franklin Gothic Book" w:hAnsi="Franklin Gothic Book"/>
        <w:sz w:val="18"/>
        <w:szCs w:val="18"/>
      </w:rPr>
      <w:t>research</w:t>
    </w:r>
    <w:r w:rsidRPr="0028349F">
      <w:rPr>
        <w:rFonts w:ascii="Franklin Gothic Book" w:hAnsi="Franklin Gothic Book"/>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0C47" w:rsidRPr="00047661" w:rsidRDefault="00F90C47" w:rsidP="00047661">
    <w:pPr>
      <w:pStyle w:val="BodyFootnote"/>
      <w:jc w:val="center"/>
      <w:rPr>
        <w:rFonts w:ascii="Franklin Gothic Book" w:hAnsi="Franklin Gothic Book"/>
        <w:sz w:val="18"/>
        <w:szCs w:val="18"/>
      </w:rPr>
    </w:pPr>
    <w:r w:rsidRPr="0028349F">
      <w:rPr>
        <w:rFonts w:ascii="Franklin Gothic Book" w:hAnsi="Franklin Gothic Book"/>
        <w:sz w:val="18"/>
        <w:szCs w:val="18"/>
      </w:rPr>
      <w:t>www.pew</w:t>
    </w:r>
    <w:r>
      <w:rPr>
        <w:rFonts w:ascii="Franklin Gothic Book" w:hAnsi="Franklin Gothic Book"/>
        <w:sz w:val="18"/>
        <w:szCs w:val="18"/>
      </w:rPr>
      <w:t>research</w:t>
    </w:r>
    <w:r w:rsidRPr="0028349F">
      <w:rPr>
        <w:rFonts w:ascii="Franklin Gothic Book" w:hAnsi="Franklin Gothic Book"/>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0C47" w:rsidRDefault="00F90C47" w:rsidP="00047661">
      <w:r>
        <w:separator/>
      </w:r>
    </w:p>
  </w:footnote>
  <w:footnote w:type="continuationSeparator" w:id="0">
    <w:p w:rsidR="00F90C47" w:rsidRDefault="00F90C47" w:rsidP="00047661">
      <w:r>
        <w:continuationSeparator/>
      </w:r>
    </w:p>
  </w:footnote>
  <w:footnote w:id="1">
    <w:p w:rsidR="00F90C47" w:rsidRPr="0092796F" w:rsidRDefault="00F90C47" w:rsidP="00A2679E">
      <w:pPr>
        <w:pStyle w:val="BodyFootnote"/>
      </w:pPr>
      <w:r w:rsidRPr="0092796F">
        <w:rPr>
          <w:rStyle w:val="FootnoteReference"/>
        </w:rPr>
        <w:footnoteRef/>
      </w:r>
      <w:r w:rsidRPr="0092796F">
        <w:t xml:space="preserve"> </w:t>
      </w:r>
      <w:r w:rsidRPr="00191E38">
        <w:t xml:space="preserve">Initially, </w:t>
      </w:r>
      <w:r>
        <w:t>Pew</w:t>
      </w:r>
      <w:r w:rsidRPr="00191E38">
        <w:t xml:space="preserve"> Research Center analyzed data on religious restrictions for 12-month periods from July 1-June 30 (e.g., July 1, 2009-June 30, 2010). The mid-year to mid-year time frame was used from 2007-2010. In 2011, the time frame for the analysis shifted to calendar years, in part because most of the primary sources used in the study were then based on calendar years. For the sake of simplicity, this codebook and the accompanying dataset use calendar-year designations only. For example, the baseline year of the study (mid-2006 to mid-2007) is reported as 2007. Users should keep this in mind when working with data from years prior to 2011.</w:t>
      </w:r>
      <w:r w:rsidRPr="0092796F">
        <w:t xml:space="preserve"> </w:t>
      </w:r>
    </w:p>
  </w:footnote>
  <w:footnote w:id="2">
    <w:p w:rsidR="00F90C47" w:rsidRPr="00A2679E" w:rsidRDefault="00F90C47" w:rsidP="00A2679E">
      <w:pPr>
        <w:pStyle w:val="BodyFootnote"/>
      </w:pPr>
      <w:r w:rsidRPr="00727DE3">
        <w:rPr>
          <w:rStyle w:val="FootnoteReference"/>
        </w:rPr>
        <w:footnoteRef/>
      </w:r>
      <w:r w:rsidRPr="00E50445">
        <w:t xml:space="preserve"> </w:t>
      </w:r>
      <w:proofErr w:type="gramStart"/>
      <w:r w:rsidRPr="00E50445">
        <w:t>See Grim</w:t>
      </w:r>
      <w:r w:rsidRPr="00A2679E">
        <w:t>, Brian J. and Roger Finke.</w:t>
      </w:r>
      <w:proofErr w:type="gramEnd"/>
      <w:r w:rsidRPr="00A2679E">
        <w:t xml:space="preserve"> 2006. “International Religion Indexes: Government Regulation, Government Favoritism, and Social Regulation of Religion.” </w:t>
      </w:r>
      <w:proofErr w:type="gramStart"/>
      <w:r w:rsidRPr="00A2679E">
        <w:t>Interdisciplinary Journal of Research on Religion</w:t>
      </w:r>
      <w:r>
        <w:t>.</w:t>
      </w:r>
      <w:proofErr w:type="gramEnd"/>
    </w:p>
  </w:footnote>
  <w:footnote w:id="3">
    <w:p w:rsidR="00F90C47" w:rsidRPr="00DE04C4" w:rsidRDefault="00F90C47" w:rsidP="00DE04C4">
      <w:pPr>
        <w:pStyle w:val="BodyFootnote"/>
      </w:pPr>
      <w:r w:rsidRPr="00727DE3">
        <w:rPr>
          <w:rStyle w:val="FootnoteReference"/>
        </w:rPr>
        <w:footnoteRef/>
      </w:r>
      <w:r w:rsidRPr="00DE04C4">
        <w:t xml:space="preserve"> Inter-rater reliability assessments were conducted using weighted Cohen’s kappa in SPSS </w:t>
      </w:r>
      <w:r>
        <w:t>20.</w:t>
      </w:r>
    </w:p>
  </w:footnote>
  <w:footnote w:id="4">
    <w:p w:rsidR="00F90C47" w:rsidRPr="00F777F1" w:rsidRDefault="00F90C47" w:rsidP="00DE04C4">
      <w:pPr>
        <w:pStyle w:val="BodyFootnote"/>
      </w:pPr>
      <w:r w:rsidRPr="00F777F1">
        <w:rPr>
          <w:rStyle w:val="FootnoteReference"/>
        </w:rPr>
        <w:footnoteRef/>
      </w:r>
      <w:r w:rsidRPr="00F777F1">
        <w:t xml:space="preserve"> The reports initially included Northern Cyprus as a separate territory. This was discontinued beginning in 2010, reducing the number of countries and territories included in the report to 197. After South Sudan </w:t>
      </w:r>
      <w:r>
        <w:t xml:space="preserve">separated from Sudan </w:t>
      </w:r>
      <w:r w:rsidRPr="00F777F1">
        <w:t xml:space="preserve">in 2011, the number of countries and territories in the report returned to 198. </w:t>
      </w:r>
      <w:r>
        <w:t xml:space="preserve">This dataset does not include data for Northern Cyprus. </w:t>
      </w:r>
    </w:p>
  </w:footnote>
  <w:footnote w:id="5">
    <w:p w:rsidR="00F90C47" w:rsidRPr="00F777F1" w:rsidRDefault="00F90C47" w:rsidP="009F02B3">
      <w:pPr>
        <w:pStyle w:val="BodyFootnote"/>
      </w:pPr>
      <w:r w:rsidRPr="00F777F1">
        <w:rPr>
          <w:rStyle w:val="FootnoteReference"/>
        </w:rPr>
        <w:footnoteRef/>
      </w:r>
      <w:r w:rsidRPr="00F777F1">
        <w:t xml:space="preserve"> Scale reliability tests were performed using </w:t>
      </w:r>
      <w:r>
        <w:t>Cronbach’s</w:t>
      </w:r>
      <w:r w:rsidRPr="00F777F1">
        <w:t xml:space="preserve"> alpha in </w:t>
      </w:r>
      <w:r>
        <w:t>Stata 13</w:t>
      </w:r>
      <w:r w:rsidRPr="00F777F1">
        <w:t xml:space="preserve">. </w:t>
      </w:r>
    </w:p>
  </w:footnote>
  <w:footnote w:id="6">
    <w:p w:rsidR="00F90C47" w:rsidRPr="00F777F1" w:rsidRDefault="00F90C47" w:rsidP="006934D4">
      <w:pPr>
        <w:pStyle w:val="BodyFootnote"/>
      </w:pPr>
      <w:r w:rsidRPr="00F777F1">
        <w:rPr>
          <w:rStyle w:val="FootnoteReference"/>
        </w:rPr>
        <w:footnoteRef/>
      </w:r>
      <w:r w:rsidRPr="00F777F1">
        <w:t xml:space="preserve"> </w:t>
      </w:r>
      <w:proofErr w:type="gramStart"/>
      <w:r w:rsidRPr="00F777F1">
        <w:t xml:space="preserve">Grim, Brian J. and Richard </w:t>
      </w:r>
      <w:proofErr w:type="spellStart"/>
      <w:r w:rsidRPr="00F777F1">
        <w:t>Wike</w:t>
      </w:r>
      <w:proofErr w:type="spellEnd"/>
      <w:r w:rsidRPr="00F777F1">
        <w:t>.</w:t>
      </w:r>
      <w:proofErr w:type="gramEnd"/>
      <w:r w:rsidRPr="00F777F1">
        <w:t xml:space="preserve"> 2010. “Cross-Validating Measures of Global Religious Intolerance: Comparing Coded State Department Reports with Survey Data and Expert Opinion.” </w:t>
      </w:r>
      <w:proofErr w:type="gramStart"/>
      <w:r w:rsidRPr="00F777F1">
        <w:t>Politics and Religion</w:t>
      </w:r>
      <w:r>
        <w:t>.</w:t>
      </w:r>
      <w:proofErr w:type="gramEnd"/>
      <w:r>
        <w:t xml:space="preserve"> See also,</w:t>
      </w:r>
      <w:r w:rsidRPr="00F777F1">
        <w:t xml:space="preserve"> Grim, Brian J. and Roger Finke. 2006. “International Religion Indexes: Government Regulation, Government Favoritism, and Social Regulation of Religion.” </w:t>
      </w:r>
      <w:proofErr w:type="gramStart"/>
      <w:r w:rsidRPr="00F777F1">
        <w:t>Interdisciplinary Journal of Research on Religion.</w:t>
      </w:r>
      <w:proofErr w:type="gramEnd"/>
    </w:p>
  </w:footnote>
  <w:footnote w:id="7">
    <w:p w:rsidR="00F90C47" w:rsidRPr="006934D4" w:rsidRDefault="00F90C47" w:rsidP="006934D4">
      <w:pPr>
        <w:pStyle w:val="BodyFootnote"/>
      </w:pPr>
      <w:r w:rsidRPr="006934D4">
        <w:rPr>
          <w:rStyle w:val="FootnoteReference"/>
          <w:vertAlign w:val="baseline"/>
        </w:rPr>
        <w:footnoteRef/>
      </w:r>
      <w:r w:rsidRPr="006934D4">
        <w:t xml:space="preserve"> </w:t>
      </w:r>
      <w:proofErr w:type="gramStart"/>
      <w:r w:rsidRPr="006934D4">
        <w:t xml:space="preserve">See Grim, Brian J. and Richard </w:t>
      </w:r>
      <w:proofErr w:type="spellStart"/>
      <w:r w:rsidRPr="006934D4">
        <w:t>Wike</w:t>
      </w:r>
      <w:proofErr w:type="spellEnd"/>
      <w:r w:rsidRPr="006934D4">
        <w:t>.</w:t>
      </w:r>
      <w:proofErr w:type="gramEnd"/>
      <w:r w:rsidRPr="006934D4">
        <w:t xml:space="preserve"> 2010. “Cross-Validating Measures of Global Religious Intolerance: Comparing Coded State Department Reports with Survey Data and Expert Opinion.” </w:t>
      </w:r>
      <w:proofErr w:type="gramStart"/>
      <w:r w:rsidRPr="006934D4">
        <w:t>Politics and Religion.</w:t>
      </w:r>
      <w:proofErr w:type="gramEnd"/>
    </w:p>
  </w:footnote>
  <w:footnote w:id="8">
    <w:p w:rsidR="00F90C47" w:rsidRDefault="00F90C47" w:rsidP="00ED3EE7">
      <w:pPr>
        <w:pStyle w:val="BodyFootnote"/>
      </w:pPr>
      <w:r>
        <w:rPr>
          <w:rStyle w:val="FootnoteReference"/>
        </w:rPr>
        <w:footnoteRef/>
      </w:r>
      <w:r>
        <w:t xml:space="preserve"> See Pew Research Center’s Fact Tank blog post on March 19, 2014, “</w:t>
      </w:r>
      <w:hyperlink r:id="rId1" w:history="1">
        <w:r w:rsidRPr="00630637">
          <w:rPr>
            <w:rStyle w:val="Hyperlink"/>
          </w:rPr>
          <w:t>Religious Police Found in Nearly One-in-Ten Countries Worldwide</w:t>
        </w:r>
      </w:hyperlink>
      <w:r>
        <w:t>,” and its Nov. 21, 2012, report “</w:t>
      </w:r>
      <w:hyperlink r:id="rId2" w:history="1">
        <w:r w:rsidRPr="00D27CDE">
          <w:rPr>
            <w:rStyle w:val="Hyperlink"/>
          </w:rPr>
          <w:t>Laws Penalizing Blasphemy, Apostasy and Defamation of Religion are Widespread</w:t>
        </w:r>
      </w:hyperlink>
      <w:r>
        <w:t>.” (A slightly different version of the blasphemy and apostasy question was analyzed in Pew Research Center’s August 2011 religious restrictions report, “</w:t>
      </w:r>
      <w:bookmarkStart w:id="46" w:name="_Hlk427078191"/>
      <w:r>
        <w:fldChar w:fldCharType="begin"/>
      </w:r>
      <w:r>
        <w:instrText xml:space="preserve"> HYPERLINK "http://www.pewforum.org/2011/08/09/rising-restrictions-on-religion2/" </w:instrText>
      </w:r>
      <w:r>
        <w:fldChar w:fldCharType="separate"/>
      </w:r>
      <w:r w:rsidRPr="007979F2">
        <w:rPr>
          <w:rStyle w:val="Hyperlink"/>
        </w:rPr>
        <w:t>Rising Restrictions on Religion</w:t>
      </w:r>
      <w:bookmarkEnd w:id="46"/>
      <w:r>
        <w:fldChar w:fldCharType="end"/>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0C47" w:rsidRPr="0028349F" w:rsidRDefault="00F90C47" w:rsidP="00047661">
    <w:pPr>
      <w:spacing w:line="280" w:lineRule="exact"/>
      <w:jc w:val="center"/>
      <w:rPr>
        <w:rFonts w:ascii="Franklin Gothic Demi" w:hAnsi="Franklin Gothic Demi"/>
        <w:sz w:val="16"/>
        <w:szCs w:val="16"/>
      </w:rPr>
    </w:pPr>
    <w:r w:rsidRPr="0028349F">
      <w:rPr>
        <w:rFonts w:ascii="Franklin Gothic Demi" w:hAnsi="Franklin Gothic Demi"/>
        <w:sz w:val="16"/>
        <w:szCs w:val="16"/>
      </w:rPr>
      <w:fldChar w:fldCharType="begin"/>
    </w:r>
    <w:r w:rsidRPr="0028349F">
      <w:rPr>
        <w:rFonts w:ascii="Franklin Gothic Demi" w:hAnsi="Franklin Gothic Demi"/>
        <w:sz w:val="16"/>
        <w:szCs w:val="16"/>
      </w:rPr>
      <w:instrText xml:space="preserve"> PAGE   \* MERGEFORMAT </w:instrText>
    </w:r>
    <w:r w:rsidRPr="0028349F">
      <w:rPr>
        <w:rFonts w:ascii="Franklin Gothic Demi" w:hAnsi="Franklin Gothic Demi"/>
        <w:sz w:val="16"/>
        <w:szCs w:val="16"/>
      </w:rPr>
      <w:fldChar w:fldCharType="separate"/>
    </w:r>
    <w:r w:rsidR="0073619C">
      <w:rPr>
        <w:rFonts w:ascii="Franklin Gothic Demi" w:hAnsi="Franklin Gothic Demi"/>
        <w:noProof/>
        <w:sz w:val="16"/>
        <w:szCs w:val="16"/>
      </w:rPr>
      <w:t>6</w:t>
    </w:r>
    <w:r w:rsidRPr="0028349F">
      <w:rPr>
        <w:rFonts w:ascii="Franklin Gothic Demi" w:hAnsi="Franklin Gothic Demi"/>
        <w:sz w:val="16"/>
        <w:szCs w:val="16"/>
      </w:rPr>
      <w:fldChar w:fldCharType="end"/>
    </w:r>
  </w:p>
  <w:p w:rsidR="00F90C47" w:rsidRPr="00047661" w:rsidRDefault="00F90C47"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0C47" w:rsidRPr="0028349F" w:rsidRDefault="00F90C47"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73619C">
      <w:rPr>
        <w:rFonts w:ascii="Franklin Gothic Demi" w:hAnsi="Franklin Gothic Demi"/>
        <w:noProof/>
        <w:sz w:val="18"/>
        <w:szCs w:val="18"/>
      </w:rPr>
      <w:t>5</w:t>
    </w:r>
    <w:r w:rsidRPr="0028349F">
      <w:rPr>
        <w:rFonts w:ascii="Franklin Gothic Demi" w:hAnsi="Franklin Gothic Demi"/>
        <w:sz w:val="18"/>
        <w:szCs w:val="18"/>
      </w:rPr>
      <w:fldChar w:fldCharType="end"/>
    </w:r>
  </w:p>
  <w:p w:rsidR="00F90C47" w:rsidRPr="00047661" w:rsidRDefault="00F90C47"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0C47" w:rsidRDefault="00F90C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717285FC"/>
    <w:lvl w:ilvl="0">
      <w:start w:val="1"/>
      <w:numFmt w:val="decimal"/>
      <w:pStyle w:val="ListNumber2"/>
      <w:lvlText w:val="%1."/>
      <w:lvlJc w:val="left"/>
      <w:pPr>
        <w:tabs>
          <w:tab w:val="num" w:pos="720"/>
        </w:tabs>
        <w:ind w:left="720" w:hanging="360"/>
      </w:pPr>
    </w:lvl>
  </w:abstractNum>
  <w:abstractNum w:abstractNumId="1">
    <w:nsid w:val="FFFFFF89"/>
    <w:multiLevelType w:val="singleLevel"/>
    <w:tmpl w:val="C3C850E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1D7D46"/>
    <w:multiLevelType w:val="hybridMultilevel"/>
    <w:tmpl w:val="5D8A0226"/>
    <w:lvl w:ilvl="0" w:tplc="F8E88306">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2D14F3"/>
    <w:multiLevelType w:val="hybridMultilevel"/>
    <w:tmpl w:val="AB50A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30808DC"/>
    <w:multiLevelType w:val="hybridMultilevel"/>
    <w:tmpl w:val="33883986"/>
    <w:lvl w:ilvl="0" w:tplc="4196A51A">
      <w:start w:val="1"/>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3DE12ED"/>
    <w:multiLevelType w:val="hybridMultilevel"/>
    <w:tmpl w:val="8FF2C1B0"/>
    <w:lvl w:ilvl="0" w:tplc="F8E88306">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3FD4176"/>
    <w:multiLevelType w:val="hybridMultilevel"/>
    <w:tmpl w:val="3E6AD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4281CA1"/>
    <w:multiLevelType w:val="hybridMultilevel"/>
    <w:tmpl w:val="1FE044E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B710F5"/>
    <w:multiLevelType w:val="hybridMultilevel"/>
    <w:tmpl w:val="AE9E7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5721C03"/>
    <w:multiLevelType w:val="hybridMultilevel"/>
    <w:tmpl w:val="494075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897317D"/>
    <w:multiLevelType w:val="hybridMultilevel"/>
    <w:tmpl w:val="A7C6F8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943121E"/>
    <w:multiLevelType w:val="multilevel"/>
    <w:tmpl w:val="01EE7374"/>
    <w:lvl w:ilvl="0">
      <w:start w:val="1"/>
      <w:numFmt w:val="decimal"/>
      <w:lvlText w:val="%1.0"/>
      <w:lvlJc w:val="left"/>
      <w:pPr>
        <w:ind w:left="465" w:hanging="465"/>
      </w:pPr>
      <w:rPr>
        <w:rFonts w:hint="default"/>
      </w:rPr>
    </w:lvl>
    <w:lvl w:ilvl="1">
      <w:start w:val="1"/>
      <w:numFmt w:val="decimalZero"/>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nsid w:val="09EC5C4D"/>
    <w:multiLevelType w:val="hybridMultilevel"/>
    <w:tmpl w:val="5A0AC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A0C2454"/>
    <w:multiLevelType w:val="hybridMultilevel"/>
    <w:tmpl w:val="AF74750A"/>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8C3668"/>
    <w:multiLevelType w:val="hybridMultilevel"/>
    <w:tmpl w:val="CCF67A0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F1E27AB"/>
    <w:multiLevelType w:val="hybridMultilevel"/>
    <w:tmpl w:val="FA542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F8B08B9"/>
    <w:multiLevelType w:val="hybridMultilevel"/>
    <w:tmpl w:val="06FAF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0850443"/>
    <w:multiLevelType w:val="hybridMultilevel"/>
    <w:tmpl w:val="668C5F16"/>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1F231C9"/>
    <w:multiLevelType w:val="hybridMultilevel"/>
    <w:tmpl w:val="5958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2B96732"/>
    <w:multiLevelType w:val="hybridMultilevel"/>
    <w:tmpl w:val="75AEF6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13707628"/>
    <w:multiLevelType w:val="hybridMultilevel"/>
    <w:tmpl w:val="5C965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50C27FB"/>
    <w:multiLevelType w:val="hybridMultilevel"/>
    <w:tmpl w:val="EA28A52A"/>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7E97494"/>
    <w:multiLevelType w:val="hybridMultilevel"/>
    <w:tmpl w:val="4560D0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AA33DF"/>
    <w:multiLevelType w:val="hybridMultilevel"/>
    <w:tmpl w:val="85045A3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BE7166D"/>
    <w:multiLevelType w:val="hybridMultilevel"/>
    <w:tmpl w:val="146CB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DF3A5E"/>
    <w:multiLevelType w:val="hybridMultilevel"/>
    <w:tmpl w:val="EA5A0000"/>
    <w:lvl w:ilvl="0" w:tplc="F8E88306">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1DF034AE"/>
    <w:multiLevelType w:val="hybridMultilevel"/>
    <w:tmpl w:val="575A8A90"/>
    <w:lvl w:ilvl="0" w:tplc="1B1435F6">
      <w:start w:val="1"/>
      <w:numFmt w:val="bullet"/>
      <w:lvlText w:val="­"/>
      <w:lvlJc w:val="left"/>
      <w:pPr>
        <w:ind w:left="720" w:hanging="360"/>
      </w:pPr>
      <w:rPr>
        <w:rFonts w:ascii="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EE50180"/>
    <w:multiLevelType w:val="hybridMultilevel"/>
    <w:tmpl w:val="64C2D54A"/>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EFD0D22"/>
    <w:multiLevelType w:val="hybridMultilevel"/>
    <w:tmpl w:val="21F646C6"/>
    <w:lvl w:ilvl="0" w:tplc="817E1BCE">
      <w:numFmt w:val="bullet"/>
      <w:lvlText w:val="-"/>
      <w:lvlJc w:val="left"/>
      <w:pPr>
        <w:ind w:left="1080" w:hanging="360"/>
      </w:pPr>
      <w:rPr>
        <w:rFonts w:ascii="Times New Roman" w:eastAsia="Times New Roman"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02559EA"/>
    <w:multiLevelType w:val="hybridMultilevel"/>
    <w:tmpl w:val="374CDA26"/>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2CD4DE2"/>
    <w:multiLevelType w:val="hybridMultilevel"/>
    <w:tmpl w:val="27646D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26CB79D4"/>
    <w:multiLevelType w:val="hybridMultilevel"/>
    <w:tmpl w:val="1F6E1E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26FE13A4"/>
    <w:multiLevelType w:val="hybridMultilevel"/>
    <w:tmpl w:val="6F0A551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88129DB"/>
    <w:multiLevelType w:val="hybridMultilevel"/>
    <w:tmpl w:val="F8E8959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8CA7688"/>
    <w:multiLevelType w:val="hybridMultilevel"/>
    <w:tmpl w:val="2EE09A68"/>
    <w:lvl w:ilvl="0" w:tplc="F8E8830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296E0BAB"/>
    <w:multiLevelType w:val="hybridMultilevel"/>
    <w:tmpl w:val="86560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0D5431"/>
    <w:multiLevelType w:val="hybridMultilevel"/>
    <w:tmpl w:val="59E8718E"/>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E4F3ADC"/>
    <w:multiLevelType w:val="hybridMultilevel"/>
    <w:tmpl w:val="A5B0F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EE54E8A"/>
    <w:multiLevelType w:val="hybridMultilevel"/>
    <w:tmpl w:val="ADDA0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0A9717E"/>
    <w:multiLevelType w:val="hybridMultilevel"/>
    <w:tmpl w:val="881C29A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11114BA"/>
    <w:multiLevelType w:val="hybridMultilevel"/>
    <w:tmpl w:val="9A94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16D68E7"/>
    <w:multiLevelType w:val="hybridMultilevel"/>
    <w:tmpl w:val="89C6E91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354B4443"/>
    <w:multiLevelType w:val="hybridMultilevel"/>
    <w:tmpl w:val="2506CC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35BE0297"/>
    <w:multiLevelType w:val="hybridMultilevel"/>
    <w:tmpl w:val="EE885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78A6BBA"/>
    <w:multiLevelType w:val="hybridMultilevel"/>
    <w:tmpl w:val="387C3F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380F4E72"/>
    <w:multiLevelType w:val="hybridMultilevel"/>
    <w:tmpl w:val="4A006266"/>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BE910B9"/>
    <w:multiLevelType w:val="hybridMultilevel"/>
    <w:tmpl w:val="6570EEC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BFD1031"/>
    <w:multiLevelType w:val="hybridMultilevel"/>
    <w:tmpl w:val="D0D61D3C"/>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C857614"/>
    <w:multiLevelType w:val="hybridMultilevel"/>
    <w:tmpl w:val="52364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3D174D8F"/>
    <w:multiLevelType w:val="hybridMultilevel"/>
    <w:tmpl w:val="5B18FEC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3D1B7E0F"/>
    <w:multiLevelType w:val="hybridMultilevel"/>
    <w:tmpl w:val="B7F49E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DE37022"/>
    <w:multiLevelType w:val="hybridMultilevel"/>
    <w:tmpl w:val="4A6A592C"/>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EBF6D5C"/>
    <w:multiLevelType w:val="hybridMultilevel"/>
    <w:tmpl w:val="7FFC89E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F0141F9"/>
    <w:multiLevelType w:val="hybridMultilevel"/>
    <w:tmpl w:val="43EAE9C4"/>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F4574CC"/>
    <w:multiLevelType w:val="hybridMultilevel"/>
    <w:tmpl w:val="B4583E0E"/>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3FC53A08"/>
    <w:multiLevelType w:val="hybridMultilevel"/>
    <w:tmpl w:val="2C761ED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10E6ED8"/>
    <w:multiLevelType w:val="hybridMultilevel"/>
    <w:tmpl w:val="411A02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1290DA0"/>
    <w:multiLevelType w:val="hybridMultilevel"/>
    <w:tmpl w:val="65A6FBAC"/>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158104F"/>
    <w:multiLevelType w:val="hybridMultilevel"/>
    <w:tmpl w:val="CBE81E84"/>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2586460"/>
    <w:multiLevelType w:val="hybridMultilevel"/>
    <w:tmpl w:val="902A0708"/>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42E4D58"/>
    <w:multiLevelType w:val="multilevel"/>
    <w:tmpl w:val="01EE7374"/>
    <w:lvl w:ilvl="0">
      <w:start w:val="1"/>
      <w:numFmt w:val="decimal"/>
      <w:lvlText w:val="%1.0"/>
      <w:lvlJc w:val="left"/>
      <w:pPr>
        <w:ind w:left="465" w:hanging="465"/>
      </w:pPr>
      <w:rPr>
        <w:rFonts w:hint="default"/>
      </w:rPr>
    </w:lvl>
    <w:lvl w:ilvl="1">
      <w:start w:val="1"/>
      <w:numFmt w:val="decimalZero"/>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1">
    <w:nsid w:val="47280C9B"/>
    <w:multiLevelType w:val="hybridMultilevel"/>
    <w:tmpl w:val="8C8AF9B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8135579"/>
    <w:multiLevelType w:val="hybridMultilevel"/>
    <w:tmpl w:val="B1DA7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81C1B4A"/>
    <w:multiLevelType w:val="hybridMultilevel"/>
    <w:tmpl w:val="3D00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89660EE"/>
    <w:multiLevelType w:val="hybridMultilevel"/>
    <w:tmpl w:val="977614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4B5B1E73"/>
    <w:multiLevelType w:val="multilevel"/>
    <w:tmpl w:val="01EE7374"/>
    <w:lvl w:ilvl="0">
      <w:start w:val="1"/>
      <w:numFmt w:val="decimal"/>
      <w:lvlText w:val="%1.0"/>
      <w:lvlJc w:val="left"/>
      <w:pPr>
        <w:ind w:left="465" w:hanging="465"/>
      </w:pPr>
      <w:rPr>
        <w:rFonts w:hint="default"/>
      </w:rPr>
    </w:lvl>
    <w:lvl w:ilvl="1">
      <w:start w:val="1"/>
      <w:numFmt w:val="decimalZero"/>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6">
    <w:nsid w:val="4B7E5AE4"/>
    <w:multiLevelType w:val="hybridMultilevel"/>
    <w:tmpl w:val="6386A5CA"/>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C081525"/>
    <w:multiLevelType w:val="hybridMultilevel"/>
    <w:tmpl w:val="B1907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4C8978B6"/>
    <w:multiLevelType w:val="hybridMultilevel"/>
    <w:tmpl w:val="6E8C8C1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D5B64D3"/>
    <w:multiLevelType w:val="hybridMultilevel"/>
    <w:tmpl w:val="6B622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B135D9"/>
    <w:multiLevelType w:val="hybridMultilevel"/>
    <w:tmpl w:val="E58CC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E96097D"/>
    <w:multiLevelType w:val="hybridMultilevel"/>
    <w:tmpl w:val="4A3895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52E31631"/>
    <w:multiLevelType w:val="hybridMultilevel"/>
    <w:tmpl w:val="F6EC7C14"/>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3">
    <w:nsid w:val="55810AE5"/>
    <w:multiLevelType w:val="hybridMultilevel"/>
    <w:tmpl w:val="65F4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574A7042"/>
    <w:multiLevelType w:val="hybridMultilevel"/>
    <w:tmpl w:val="DFCC1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579A038B"/>
    <w:multiLevelType w:val="hybridMultilevel"/>
    <w:tmpl w:val="54D28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586C0175"/>
    <w:multiLevelType w:val="hybridMultilevel"/>
    <w:tmpl w:val="1FF45FDE"/>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870040E"/>
    <w:multiLevelType w:val="hybridMultilevel"/>
    <w:tmpl w:val="621C3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58D244A4"/>
    <w:multiLevelType w:val="hybridMultilevel"/>
    <w:tmpl w:val="0EA069AC"/>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5A5B200D"/>
    <w:multiLevelType w:val="hybridMultilevel"/>
    <w:tmpl w:val="965E1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5A8270CA"/>
    <w:multiLevelType w:val="hybridMultilevel"/>
    <w:tmpl w:val="D408E526"/>
    <w:lvl w:ilvl="0" w:tplc="D952BE4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5B0774D9"/>
    <w:multiLevelType w:val="hybridMultilevel"/>
    <w:tmpl w:val="13CE0776"/>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BB74219"/>
    <w:multiLevelType w:val="hybridMultilevel"/>
    <w:tmpl w:val="FA94C494"/>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5CF97461"/>
    <w:multiLevelType w:val="hybridMultilevel"/>
    <w:tmpl w:val="E8D00D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5E53676A"/>
    <w:multiLevelType w:val="hybridMultilevel"/>
    <w:tmpl w:val="1466CB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nsid w:val="5EFD666C"/>
    <w:multiLevelType w:val="hybridMultilevel"/>
    <w:tmpl w:val="2542A8C6"/>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610723C8"/>
    <w:multiLevelType w:val="hybridMultilevel"/>
    <w:tmpl w:val="D930B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nsid w:val="61FE0A37"/>
    <w:multiLevelType w:val="hybridMultilevel"/>
    <w:tmpl w:val="03F06F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nsid w:val="63341066"/>
    <w:multiLevelType w:val="hybridMultilevel"/>
    <w:tmpl w:val="81A87064"/>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6561137D"/>
    <w:multiLevelType w:val="hybridMultilevel"/>
    <w:tmpl w:val="ACD27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658567F4"/>
    <w:multiLevelType w:val="hybridMultilevel"/>
    <w:tmpl w:val="7F344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6C5C557F"/>
    <w:multiLevelType w:val="hybridMultilevel"/>
    <w:tmpl w:val="4C6C64CE"/>
    <w:lvl w:ilvl="0" w:tplc="F8E88306">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nsid w:val="6E3B21D3"/>
    <w:multiLevelType w:val="hybridMultilevel"/>
    <w:tmpl w:val="9280C6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nsid w:val="6F7120D2"/>
    <w:multiLevelType w:val="hybridMultilevel"/>
    <w:tmpl w:val="9EFE1530"/>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0275455"/>
    <w:multiLevelType w:val="hybridMultilevel"/>
    <w:tmpl w:val="0D06FC42"/>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70693594"/>
    <w:multiLevelType w:val="hybridMultilevel"/>
    <w:tmpl w:val="6BBA4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70A41A1E"/>
    <w:multiLevelType w:val="hybridMultilevel"/>
    <w:tmpl w:val="4DE01D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nsid w:val="73D21BB3"/>
    <w:multiLevelType w:val="hybridMultilevel"/>
    <w:tmpl w:val="69CE8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74A6581B"/>
    <w:multiLevelType w:val="hybridMultilevel"/>
    <w:tmpl w:val="9448FA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nsid w:val="764D3A6F"/>
    <w:multiLevelType w:val="multilevel"/>
    <w:tmpl w:val="01EE7374"/>
    <w:lvl w:ilvl="0">
      <w:start w:val="1"/>
      <w:numFmt w:val="decimal"/>
      <w:lvlText w:val="%1.0"/>
      <w:lvlJc w:val="left"/>
      <w:pPr>
        <w:ind w:left="465" w:hanging="465"/>
      </w:pPr>
      <w:rPr>
        <w:rFonts w:hint="default"/>
      </w:rPr>
    </w:lvl>
    <w:lvl w:ilvl="1">
      <w:start w:val="1"/>
      <w:numFmt w:val="decimalZero"/>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0">
    <w:nsid w:val="76C94EF9"/>
    <w:multiLevelType w:val="hybridMultilevel"/>
    <w:tmpl w:val="C968171C"/>
    <w:lvl w:ilvl="0" w:tplc="F8E8830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nsid w:val="7838438E"/>
    <w:multiLevelType w:val="hybridMultilevel"/>
    <w:tmpl w:val="CEC4F5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78616960"/>
    <w:multiLevelType w:val="hybridMultilevel"/>
    <w:tmpl w:val="B8AC4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798B0D5F"/>
    <w:multiLevelType w:val="hybridMultilevel"/>
    <w:tmpl w:val="BCAA6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7A1708E5"/>
    <w:multiLevelType w:val="hybridMultilevel"/>
    <w:tmpl w:val="E4CE3294"/>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7A513E1C"/>
    <w:multiLevelType w:val="hybridMultilevel"/>
    <w:tmpl w:val="09DEE9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nsid w:val="7C20302E"/>
    <w:multiLevelType w:val="hybridMultilevel"/>
    <w:tmpl w:val="46DE3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7E6B2BC9"/>
    <w:multiLevelType w:val="hybridMultilevel"/>
    <w:tmpl w:val="E8081BEE"/>
    <w:lvl w:ilvl="0" w:tplc="F8E8830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7F1927AA"/>
    <w:multiLevelType w:val="hybridMultilevel"/>
    <w:tmpl w:val="CEDC6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7F6B73F7"/>
    <w:multiLevelType w:val="hybridMultilevel"/>
    <w:tmpl w:val="C600A3E6"/>
    <w:lvl w:ilvl="0" w:tplc="49604F20">
      <w:start w:val="1"/>
      <w:numFmt w:val="bullet"/>
      <w:lvlText w:val="­"/>
      <w:lvlJc w:val="left"/>
      <w:pPr>
        <w:ind w:left="720" w:hanging="360"/>
      </w:pPr>
      <w:rPr>
        <w:rFonts w:ascii="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9"/>
  </w:num>
  <w:num w:numId="2">
    <w:abstractNumId w:val="40"/>
  </w:num>
  <w:num w:numId="3">
    <w:abstractNumId w:val="108"/>
  </w:num>
  <w:num w:numId="4">
    <w:abstractNumId w:val="15"/>
  </w:num>
  <w:num w:numId="5">
    <w:abstractNumId w:val="87"/>
  </w:num>
  <w:num w:numId="6">
    <w:abstractNumId w:val="18"/>
  </w:num>
  <w:num w:numId="7">
    <w:abstractNumId w:val="38"/>
  </w:num>
  <w:num w:numId="8">
    <w:abstractNumId w:val="43"/>
  </w:num>
  <w:num w:numId="9">
    <w:abstractNumId w:val="98"/>
  </w:num>
  <w:num w:numId="10">
    <w:abstractNumId w:val="24"/>
  </w:num>
  <w:num w:numId="11">
    <w:abstractNumId w:val="71"/>
  </w:num>
  <w:num w:numId="12">
    <w:abstractNumId w:val="74"/>
  </w:num>
  <w:num w:numId="13">
    <w:abstractNumId w:val="67"/>
  </w:num>
  <w:num w:numId="14">
    <w:abstractNumId w:val="6"/>
  </w:num>
  <w:num w:numId="15">
    <w:abstractNumId w:val="8"/>
  </w:num>
  <w:num w:numId="16">
    <w:abstractNumId w:val="73"/>
  </w:num>
  <w:num w:numId="17">
    <w:abstractNumId w:val="62"/>
  </w:num>
  <w:num w:numId="18">
    <w:abstractNumId w:val="63"/>
  </w:num>
  <w:num w:numId="19">
    <w:abstractNumId w:val="70"/>
  </w:num>
  <w:num w:numId="20">
    <w:abstractNumId w:val="64"/>
  </w:num>
  <w:num w:numId="21">
    <w:abstractNumId w:val="35"/>
  </w:num>
  <w:num w:numId="22">
    <w:abstractNumId w:val="19"/>
  </w:num>
  <w:num w:numId="23">
    <w:abstractNumId w:val="30"/>
  </w:num>
  <w:num w:numId="24">
    <w:abstractNumId w:val="77"/>
  </w:num>
  <w:num w:numId="25">
    <w:abstractNumId w:val="89"/>
  </w:num>
  <w:num w:numId="26">
    <w:abstractNumId w:val="84"/>
  </w:num>
  <w:num w:numId="27">
    <w:abstractNumId w:val="9"/>
  </w:num>
  <w:num w:numId="28">
    <w:abstractNumId w:val="20"/>
  </w:num>
  <w:num w:numId="29">
    <w:abstractNumId w:val="42"/>
  </w:num>
  <w:num w:numId="30">
    <w:abstractNumId w:val="97"/>
  </w:num>
  <w:num w:numId="31">
    <w:abstractNumId w:val="0"/>
  </w:num>
  <w:num w:numId="32">
    <w:abstractNumId w:val="92"/>
  </w:num>
  <w:num w:numId="33">
    <w:abstractNumId w:val="1"/>
  </w:num>
  <w:num w:numId="34">
    <w:abstractNumId w:val="106"/>
  </w:num>
  <w:num w:numId="35">
    <w:abstractNumId w:val="90"/>
  </w:num>
  <w:num w:numId="36">
    <w:abstractNumId w:val="16"/>
  </w:num>
  <w:num w:numId="37">
    <w:abstractNumId w:val="102"/>
  </w:num>
  <w:num w:numId="38">
    <w:abstractNumId w:val="80"/>
  </w:num>
  <w:num w:numId="39">
    <w:abstractNumId w:val="3"/>
  </w:num>
  <w:num w:numId="40">
    <w:abstractNumId w:val="10"/>
  </w:num>
  <w:num w:numId="41">
    <w:abstractNumId w:val="105"/>
  </w:num>
  <w:num w:numId="42">
    <w:abstractNumId w:val="12"/>
  </w:num>
  <w:num w:numId="43">
    <w:abstractNumId w:val="69"/>
  </w:num>
  <w:num w:numId="44">
    <w:abstractNumId w:val="44"/>
  </w:num>
  <w:num w:numId="45">
    <w:abstractNumId w:val="83"/>
  </w:num>
  <w:num w:numId="46">
    <w:abstractNumId w:val="86"/>
  </w:num>
  <w:num w:numId="47">
    <w:abstractNumId w:val="103"/>
  </w:num>
  <w:num w:numId="48">
    <w:abstractNumId w:val="95"/>
  </w:num>
  <w:num w:numId="49">
    <w:abstractNumId w:val="56"/>
  </w:num>
  <w:num w:numId="50">
    <w:abstractNumId w:val="41"/>
  </w:num>
  <w:num w:numId="51">
    <w:abstractNumId w:val="96"/>
  </w:num>
  <w:num w:numId="52">
    <w:abstractNumId w:val="75"/>
  </w:num>
  <w:num w:numId="53">
    <w:abstractNumId w:val="37"/>
  </w:num>
  <w:num w:numId="54">
    <w:abstractNumId w:val="72"/>
  </w:num>
  <w:num w:numId="55">
    <w:abstractNumId w:val="22"/>
  </w:num>
  <w:num w:numId="56">
    <w:abstractNumId w:val="101"/>
  </w:num>
  <w:num w:numId="57">
    <w:abstractNumId w:val="17"/>
  </w:num>
  <w:num w:numId="58">
    <w:abstractNumId w:val="78"/>
  </w:num>
  <w:num w:numId="59">
    <w:abstractNumId w:val="39"/>
  </w:num>
  <w:num w:numId="60">
    <w:abstractNumId w:val="57"/>
  </w:num>
  <w:num w:numId="61">
    <w:abstractNumId w:val="60"/>
  </w:num>
  <w:num w:numId="62">
    <w:abstractNumId w:val="68"/>
  </w:num>
  <w:num w:numId="63">
    <w:abstractNumId w:val="7"/>
  </w:num>
  <w:num w:numId="64">
    <w:abstractNumId w:val="58"/>
  </w:num>
  <w:num w:numId="65">
    <w:abstractNumId w:val="54"/>
  </w:num>
  <w:num w:numId="66">
    <w:abstractNumId w:val="46"/>
  </w:num>
  <w:num w:numId="67">
    <w:abstractNumId w:val="93"/>
  </w:num>
  <w:num w:numId="68">
    <w:abstractNumId w:val="76"/>
  </w:num>
  <w:num w:numId="69">
    <w:abstractNumId w:val="61"/>
  </w:num>
  <w:num w:numId="70">
    <w:abstractNumId w:val="88"/>
  </w:num>
  <w:num w:numId="71">
    <w:abstractNumId w:val="27"/>
  </w:num>
  <w:num w:numId="72">
    <w:abstractNumId w:val="13"/>
  </w:num>
  <w:num w:numId="73">
    <w:abstractNumId w:val="66"/>
  </w:num>
  <w:num w:numId="74">
    <w:abstractNumId w:val="32"/>
  </w:num>
  <w:num w:numId="75">
    <w:abstractNumId w:val="47"/>
  </w:num>
  <w:num w:numId="76">
    <w:abstractNumId w:val="81"/>
  </w:num>
  <w:num w:numId="77">
    <w:abstractNumId w:val="49"/>
  </w:num>
  <w:num w:numId="78">
    <w:abstractNumId w:val="52"/>
  </w:num>
  <w:num w:numId="79">
    <w:abstractNumId w:val="14"/>
  </w:num>
  <w:num w:numId="80">
    <w:abstractNumId w:val="53"/>
  </w:num>
  <w:num w:numId="81">
    <w:abstractNumId w:val="2"/>
  </w:num>
  <w:num w:numId="82">
    <w:abstractNumId w:val="11"/>
  </w:num>
  <w:num w:numId="83">
    <w:abstractNumId w:val="82"/>
  </w:num>
  <w:num w:numId="84">
    <w:abstractNumId w:val="85"/>
  </w:num>
  <w:num w:numId="85">
    <w:abstractNumId w:val="34"/>
  </w:num>
  <w:num w:numId="86">
    <w:abstractNumId w:val="5"/>
  </w:num>
  <w:num w:numId="87">
    <w:abstractNumId w:val="65"/>
  </w:num>
  <w:num w:numId="88">
    <w:abstractNumId w:val="36"/>
  </w:num>
  <w:num w:numId="89">
    <w:abstractNumId w:val="33"/>
  </w:num>
  <w:num w:numId="90">
    <w:abstractNumId w:val="29"/>
  </w:num>
  <w:num w:numId="91">
    <w:abstractNumId w:val="94"/>
  </w:num>
  <w:num w:numId="92">
    <w:abstractNumId w:val="55"/>
  </w:num>
  <w:num w:numId="93">
    <w:abstractNumId w:val="104"/>
  </w:num>
  <w:num w:numId="94">
    <w:abstractNumId w:val="99"/>
  </w:num>
  <w:num w:numId="95">
    <w:abstractNumId w:val="23"/>
  </w:num>
  <w:num w:numId="96">
    <w:abstractNumId w:val="25"/>
  </w:num>
  <w:num w:numId="97">
    <w:abstractNumId w:val="21"/>
  </w:num>
  <w:num w:numId="98">
    <w:abstractNumId w:val="100"/>
  </w:num>
  <w:num w:numId="99">
    <w:abstractNumId w:val="107"/>
  </w:num>
  <w:num w:numId="100">
    <w:abstractNumId w:val="91"/>
  </w:num>
  <w:num w:numId="101">
    <w:abstractNumId w:val="26"/>
  </w:num>
  <w:num w:numId="102">
    <w:abstractNumId w:val="45"/>
  </w:num>
  <w:num w:numId="103">
    <w:abstractNumId w:val="51"/>
  </w:num>
  <w:num w:numId="104">
    <w:abstractNumId w:val="109"/>
  </w:num>
  <w:num w:numId="105">
    <w:abstractNumId w:val="48"/>
  </w:num>
  <w:num w:numId="106">
    <w:abstractNumId w:val="50"/>
  </w:num>
  <w:num w:numId="107">
    <w:abstractNumId w:val="4"/>
  </w:num>
  <w:num w:numId="108">
    <w:abstractNumId w:val="79"/>
  </w:num>
  <w:num w:numId="109">
    <w:abstractNumId w:val="28"/>
  </w:num>
  <w:num w:numId="110">
    <w:abstractNumId w:val="31"/>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6145"/>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59F"/>
    <w:rsid w:val="00000B82"/>
    <w:rsid w:val="00001987"/>
    <w:rsid w:val="00001A2E"/>
    <w:rsid w:val="00002244"/>
    <w:rsid w:val="00010187"/>
    <w:rsid w:val="00013FF1"/>
    <w:rsid w:val="00014872"/>
    <w:rsid w:val="00017AA7"/>
    <w:rsid w:val="0002202E"/>
    <w:rsid w:val="00024A74"/>
    <w:rsid w:val="00025183"/>
    <w:rsid w:val="00025A9F"/>
    <w:rsid w:val="00026CC5"/>
    <w:rsid w:val="00027819"/>
    <w:rsid w:val="0003431B"/>
    <w:rsid w:val="0003525F"/>
    <w:rsid w:val="00042660"/>
    <w:rsid w:val="00042C13"/>
    <w:rsid w:val="00043871"/>
    <w:rsid w:val="00045F6F"/>
    <w:rsid w:val="00046CE4"/>
    <w:rsid w:val="00047661"/>
    <w:rsid w:val="00052005"/>
    <w:rsid w:val="00052023"/>
    <w:rsid w:val="000535E9"/>
    <w:rsid w:val="000553A8"/>
    <w:rsid w:val="00056A25"/>
    <w:rsid w:val="00061205"/>
    <w:rsid w:val="000623D4"/>
    <w:rsid w:val="000631B4"/>
    <w:rsid w:val="00063DF2"/>
    <w:rsid w:val="000671AD"/>
    <w:rsid w:val="000721ED"/>
    <w:rsid w:val="00075CC8"/>
    <w:rsid w:val="00075E14"/>
    <w:rsid w:val="000760BA"/>
    <w:rsid w:val="0007615D"/>
    <w:rsid w:val="00080A30"/>
    <w:rsid w:val="00081F54"/>
    <w:rsid w:val="00083D0C"/>
    <w:rsid w:val="00085AC0"/>
    <w:rsid w:val="00085FA2"/>
    <w:rsid w:val="0009116D"/>
    <w:rsid w:val="00095BA7"/>
    <w:rsid w:val="000A3504"/>
    <w:rsid w:val="000A4F1D"/>
    <w:rsid w:val="000A5CE8"/>
    <w:rsid w:val="000A6AED"/>
    <w:rsid w:val="000A7BE5"/>
    <w:rsid w:val="000B13C7"/>
    <w:rsid w:val="000B5F04"/>
    <w:rsid w:val="000B5FE2"/>
    <w:rsid w:val="000B6AD4"/>
    <w:rsid w:val="000B7182"/>
    <w:rsid w:val="000B7B4B"/>
    <w:rsid w:val="000B7F63"/>
    <w:rsid w:val="000C2267"/>
    <w:rsid w:val="000C4A80"/>
    <w:rsid w:val="000D30A5"/>
    <w:rsid w:val="000D639A"/>
    <w:rsid w:val="000D7A02"/>
    <w:rsid w:val="000E2617"/>
    <w:rsid w:val="000E2B22"/>
    <w:rsid w:val="000E3584"/>
    <w:rsid w:val="001006F3"/>
    <w:rsid w:val="0010491B"/>
    <w:rsid w:val="00107697"/>
    <w:rsid w:val="00111A48"/>
    <w:rsid w:val="00111E2E"/>
    <w:rsid w:val="001159EE"/>
    <w:rsid w:val="00117223"/>
    <w:rsid w:val="00122F7C"/>
    <w:rsid w:val="00123757"/>
    <w:rsid w:val="001249F9"/>
    <w:rsid w:val="00135AED"/>
    <w:rsid w:val="001377A6"/>
    <w:rsid w:val="0013795E"/>
    <w:rsid w:val="001424B2"/>
    <w:rsid w:val="001452EE"/>
    <w:rsid w:val="0014775B"/>
    <w:rsid w:val="00147A3E"/>
    <w:rsid w:val="001506D3"/>
    <w:rsid w:val="00150F63"/>
    <w:rsid w:val="0015243B"/>
    <w:rsid w:val="001550BD"/>
    <w:rsid w:val="00156608"/>
    <w:rsid w:val="0015674F"/>
    <w:rsid w:val="00160449"/>
    <w:rsid w:val="001614C1"/>
    <w:rsid w:val="001625A6"/>
    <w:rsid w:val="001625D7"/>
    <w:rsid w:val="00162F9F"/>
    <w:rsid w:val="00164E47"/>
    <w:rsid w:val="00165A2B"/>
    <w:rsid w:val="00166F9C"/>
    <w:rsid w:val="00167CB7"/>
    <w:rsid w:val="0017109E"/>
    <w:rsid w:val="0017595A"/>
    <w:rsid w:val="001770AA"/>
    <w:rsid w:val="00185F0B"/>
    <w:rsid w:val="001864E6"/>
    <w:rsid w:val="001900FD"/>
    <w:rsid w:val="00191426"/>
    <w:rsid w:val="00191E38"/>
    <w:rsid w:val="001A5765"/>
    <w:rsid w:val="001A66C9"/>
    <w:rsid w:val="001A71AC"/>
    <w:rsid w:val="001B07F4"/>
    <w:rsid w:val="001B31C3"/>
    <w:rsid w:val="001B77BC"/>
    <w:rsid w:val="001C05A6"/>
    <w:rsid w:val="001C24A2"/>
    <w:rsid w:val="001C4B18"/>
    <w:rsid w:val="001C70E7"/>
    <w:rsid w:val="001C73E8"/>
    <w:rsid w:val="001C7A7B"/>
    <w:rsid w:val="001D3173"/>
    <w:rsid w:val="001D5665"/>
    <w:rsid w:val="001D67CF"/>
    <w:rsid w:val="001D6FFC"/>
    <w:rsid w:val="001D76DC"/>
    <w:rsid w:val="001E1F60"/>
    <w:rsid w:val="001E43F1"/>
    <w:rsid w:val="001F5B0A"/>
    <w:rsid w:val="00202982"/>
    <w:rsid w:val="002048EE"/>
    <w:rsid w:val="00207F09"/>
    <w:rsid w:val="002227B6"/>
    <w:rsid w:val="00224B55"/>
    <w:rsid w:val="002251CB"/>
    <w:rsid w:val="00225C19"/>
    <w:rsid w:val="00225F68"/>
    <w:rsid w:val="00230430"/>
    <w:rsid w:val="0023044E"/>
    <w:rsid w:val="00231E72"/>
    <w:rsid w:val="00233FED"/>
    <w:rsid w:val="00235961"/>
    <w:rsid w:val="00241DDE"/>
    <w:rsid w:val="002450CD"/>
    <w:rsid w:val="00245C46"/>
    <w:rsid w:val="0025001D"/>
    <w:rsid w:val="00252D67"/>
    <w:rsid w:val="00257B11"/>
    <w:rsid w:val="002617A1"/>
    <w:rsid w:val="00262081"/>
    <w:rsid w:val="00265D0D"/>
    <w:rsid w:val="00265D1D"/>
    <w:rsid w:val="002730F0"/>
    <w:rsid w:val="00273123"/>
    <w:rsid w:val="00273DD3"/>
    <w:rsid w:val="00273EE3"/>
    <w:rsid w:val="0027412D"/>
    <w:rsid w:val="00275322"/>
    <w:rsid w:val="00276264"/>
    <w:rsid w:val="00285A19"/>
    <w:rsid w:val="00286263"/>
    <w:rsid w:val="00287A5C"/>
    <w:rsid w:val="00287FC0"/>
    <w:rsid w:val="00291B27"/>
    <w:rsid w:val="002938FD"/>
    <w:rsid w:val="0029579F"/>
    <w:rsid w:val="00297AE3"/>
    <w:rsid w:val="002A078D"/>
    <w:rsid w:val="002A3F96"/>
    <w:rsid w:val="002A43F0"/>
    <w:rsid w:val="002A4F0B"/>
    <w:rsid w:val="002B0D6F"/>
    <w:rsid w:val="002B0F38"/>
    <w:rsid w:val="002B291C"/>
    <w:rsid w:val="002B2EBE"/>
    <w:rsid w:val="002B51A7"/>
    <w:rsid w:val="002B60AF"/>
    <w:rsid w:val="002B6894"/>
    <w:rsid w:val="002B7AC1"/>
    <w:rsid w:val="002C029A"/>
    <w:rsid w:val="002C192D"/>
    <w:rsid w:val="002C230F"/>
    <w:rsid w:val="002C68CC"/>
    <w:rsid w:val="002D3F73"/>
    <w:rsid w:val="002E11B7"/>
    <w:rsid w:val="002E1283"/>
    <w:rsid w:val="002E4FCF"/>
    <w:rsid w:val="002E558F"/>
    <w:rsid w:val="002E699C"/>
    <w:rsid w:val="002E7978"/>
    <w:rsid w:val="002E7B30"/>
    <w:rsid w:val="002F7A12"/>
    <w:rsid w:val="003019CE"/>
    <w:rsid w:val="003020E1"/>
    <w:rsid w:val="00302F27"/>
    <w:rsid w:val="003037DA"/>
    <w:rsid w:val="00303AE6"/>
    <w:rsid w:val="00305E60"/>
    <w:rsid w:val="00306F6E"/>
    <w:rsid w:val="003071B7"/>
    <w:rsid w:val="003125FB"/>
    <w:rsid w:val="003136AA"/>
    <w:rsid w:val="00321573"/>
    <w:rsid w:val="00321990"/>
    <w:rsid w:val="00323C6F"/>
    <w:rsid w:val="00324048"/>
    <w:rsid w:val="00324ED1"/>
    <w:rsid w:val="00330843"/>
    <w:rsid w:val="00330DDD"/>
    <w:rsid w:val="00331D8B"/>
    <w:rsid w:val="00332892"/>
    <w:rsid w:val="003332C6"/>
    <w:rsid w:val="00333FFB"/>
    <w:rsid w:val="00336D34"/>
    <w:rsid w:val="00344C54"/>
    <w:rsid w:val="003452F7"/>
    <w:rsid w:val="00345E4A"/>
    <w:rsid w:val="0034788E"/>
    <w:rsid w:val="00352138"/>
    <w:rsid w:val="00352FAA"/>
    <w:rsid w:val="00357414"/>
    <w:rsid w:val="003579F5"/>
    <w:rsid w:val="0036048B"/>
    <w:rsid w:val="0036090F"/>
    <w:rsid w:val="00360F96"/>
    <w:rsid w:val="00364708"/>
    <w:rsid w:val="00364C79"/>
    <w:rsid w:val="003760E8"/>
    <w:rsid w:val="00380309"/>
    <w:rsid w:val="00382C09"/>
    <w:rsid w:val="00384650"/>
    <w:rsid w:val="003848A7"/>
    <w:rsid w:val="00384BD0"/>
    <w:rsid w:val="00385E4C"/>
    <w:rsid w:val="0039194D"/>
    <w:rsid w:val="003A074C"/>
    <w:rsid w:val="003A0AAB"/>
    <w:rsid w:val="003A2939"/>
    <w:rsid w:val="003A5497"/>
    <w:rsid w:val="003B094F"/>
    <w:rsid w:val="003B2A57"/>
    <w:rsid w:val="003B538D"/>
    <w:rsid w:val="003B6C3E"/>
    <w:rsid w:val="003C1E3D"/>
    <w:rsid w:val="003C2357"/>
    <w:rsid w:val="003C41A4"/>
    <w:rsid w:val="003D3229"/>
    <w:rsid w:val="003D4C45"/>
    <w:rsid w:val="003D7930"/>
    <w:rsid w:val="003E0DB8"/>
    <w:rsid w:val="003E0F8B"/>
    <w:rsid w:val="003E2A86"/>
    <w:rsid w:val="003E7B1B"/>
    <w:rsid w:val="003F488D"/>
    <w:rsid w:val="003F4F35"/>
    <w:rsid w:val="003F7A6A"/>
    <w:rsid w:val="00400988"/>
    <w:rsid w:val="00405635"/>
    <w:rsid w:val="00413496"/>
    <w:rsid w:val="00417AF2"/>
    <w:rsid w:val="004229DB"/>
    <w:rsid w:val="0042428A"/>
    <w:rsid w:val="00426103"/>
    <w:rsid w:val="00426C95"/>
    <w:rsid w:val="004274A6"/>
    <w:rsid w:val="004312DC"/>
    <w:rsid w:val="004313AB"/>
    <w:rsid w:val="004334E2"/>
    <w:rsid w:val="00435BE8"/>
    <w:rsid w:val="00437A51"/>
    <w:rsid w:val="00441FF2"/>
    <w:rsid w:val="00447A0F"/>
    <w:rsid w:val="00453746"/>
    <w:rsid w:val="00453E1F"/>
    <w:rsid w:val="004552CA"/>
    <w:rsid w:val="00455C7A"/>
    <w:rsid w:val="00463AE6"/>
    <w:rsid w:val="00466DA8"/>
    <w:rsid w:val="00476C9A"/>
    <w:rsid w:val="004839CD"/>
    <w:rsid w:val="00484778"/>
    <w:rsid w:val="00484DDC"/>
    <w:rsid w:val="00485253"/>
    <w:rsid w:val="004878DA"/>
    <w:rsid w:val="00487AC2"/>
    <w:rsid w:val="00490E8D"/>
    <w:rsid w:val="004957D0"/>
    <w:rsid w:val="00497954"/>
    <w:rsid w:val="004A07DB"/>
    <w:rsid w:val="004A1F7F"/>
    <w:rsid w:val="004A2CD3"/>
    <w:rsid w:val="004A2F39"/>
    <w:rsid w:val="004B2B52"/>
    <w:rsid w:val="004B4B06"/>
    <w:rsid w:val="004B70E6"/>
    <w:rsid w:val="004C016D"/>
    <w:rsid w:val="004C04E0"/>
    <w:rsid w:val="004C050D"/>
    <w:rsid w:val="004C0894"/>
    <w:rsid w:val="004C1763"/>
    <w:rsid w:val="004C2A30"/>
    <w:rsid w:val="004C397D"/>
    <w:rsid w:val="004C611C"/>
    <w:rsid w:val="004C6DEE"/>
    <w:rsid w:val="004D1CAC"/>
    <w:rsid w:val="004D28F3"/>
    <w:rsid w:val="004D4867"/>
    <w:rsid w:val="004D5149"/>
    <w:rsid w:val="004D6105"/>
    <w:rsid w:val="004E004F"/>
    <w:rsid w:val="004E53F2"/>
    <w:rsid w:val="004E60D4"/>
    <w:rsid w:val="004E7A28"/>
    <w:rsid w:val="004E7CAC"/>
    <w:rsid w:val="004F005D"/>
    <w:rsid w:val="004F4F0E"/>
    <w:rsid w:val="005037CF"/>
    <w:rsid w:val="00507E74"/>
    <w:rsid w:val="0051019E"/>
    <w:rsid w:val="00511893"/>
    <w:rsid w:val="005153E4"/>
    <w:rsid w:val="00517BFE"/>
    <w:rsid w:val="00525115"/>
    <w:rsid w:val="00527177"/>
    <w:rsid w:val="0052760F"/>
    <w:rsid w:val="00531CB1"/>
    <w:rsid w:val="00533121"/>
    <w:rsid w:val="0053356B"/>
    <w:rsid w:val="005405DD"/>
    <w:rsid w:val="0054175F"/>
    <w:rsid w:val="00543CE4"/>
    <w:rsid w:val="0054497B"/>
    <w:rsid w:val="00544A5B"/>
    <w:rsid w:val="005450CB"/>
    <w:rsid w:val="00545C8F"/>
    <w:rsid w:val="00547137"/>
    <w:rsid w:val="00547963"/>
    <w:rsid w:val="00547F70"/>
    <w:rsid w:val="00550CAE"/>
    <w:rsid w:val="00550F86"/>
    <w:rsid w:val="005513E2"/>
    <w:rsid w:val="00551EAC"/>
    <w:rsid w:val="005526A6"/>
    <w:rsid w:val="00553269"/>
    <w:rsid w:val="005539E4"/>
    <w:rsid w:val="0055788D"/>
    <w:rsid w:val="00560ACC"/>
    <w:rsid w:val="00561DB1"/>
    <w:rsid w:val="00562212"/>
    <w:rsid w:val="00565CD5"/>
    <w:rsid w:val="00567D77"/>
    <w:rsid w:val="0057221B"/>
    <w:rsid w:val="0057266D"/>
    <w:rsid w:val="00572EBB"/>
    <w:rsid w:val="00576F97"/>
    <w:rsid w:val="00577250"/>
    <w:rsid w:val="00581955"/>
    <w:rsid w:val="00581FF0"/>
    <w:rsid w:val="005841E3"/>
    <w:rsid w:val="00584757"/>
    <w:rsid w:val="00587EC4"/>
    <w:rsid w:val="005912CC"/>
    <w:rsid w:val="005951B9"/>
    <w:rsid w:val="005A103A"/>
    <w:rsid w:val="005A16F8"/>
    <w:rsid w:val="005A2870"/>
    <w:rsid w:val="005A3579"/>
    <w:rsid w:val="005A6309"/>
    <w:rsid w:val="005A64CF"/>
    <w:rsid w:val="005A6ECD"/>
    <w:rsid w:val="005B2053"/>
    <w:rsid w:val="005B23BE"/>
    <w:rsid w:val="005B48E6"/>
    <w:rsid w:val="005B559F"/>
    <w:rsid w:val="005C1206"/>
    <w:rsid w:val="005C17C0"/>
    <w:rsid w:val="005C481D"/>
    <w:rsid w:val="005D0E12"/>
    <w:rsid w:val="005D1598"/>
    <w:rsid w:val="005D3403"/>
    <w:rsid w:val="005D5B8C"/>
    <w:rsid w:val="005D71BF"/>
    <w:rsid w:val="005D7B90"/>
    <w:rsid w:val="005E093E"/>
    <w:rsid w:val="005E195A"/>
    <w:rsid w:val="005E24A2"/>
    <w:rsid w:val="005E45F2"/>
    <w:rsid w:val="005E5D27"/>
    <w:rsid w:val="005F1109"/>
    <w:rsid w:val="005F2E2A"/>
    <w:rsid w:val="005F4FD7"/>
    <w:rsid w:val="005F575F"/>
    <w:rsid w:val="005F6166"/>
    <w:rsid w:val="00600E11"/>
    <w:rsid w:val="00601067"/>
    <w:rsid w:val="006034C9"/>
    <w:rsid w:val="006039EC"/>
    <w:rsid w:val="00603C6D"/>
    <w:rsid w:val="00604FD0"/>
    <w:rsid w:val="00612229"/>
    <w:rsid w:val="00612346"/>
    <w:rsid w:val="00613869"/>
    <w:rsid w:val="00620087"/>
    <w:rsid w:val="00625A77"/>
    <w:rsid w:val="0062607D"/>
    <w:rsid w:val="00627E20"/>
    <w:rsid w:val="0063045D"/>
    <w:rsid w:val="00630637"/>
    <w:rsid w:val="00630985"/>
    <w:rsid w:val="00635966"/>
    <w:rsid w:val="00641322"/>
    <w:rsid w:val="006422C8"/>
    <w:rsid w:val="006429CB"/>
    <w:rsid w:val="00644951"/>
    <w:rsid w:val="006459DF"/>
    <w:rsid w:val="00647743"/>
    <w:rsid w:val="0065030E"/>
    <w:rsid w:val="006529B9"/>
    <w:rsid w:val="006536C4"/>
    <w:rsid w:val="00653894"/>
    <w:rsid w:val="0066325A"/>
    <w:rsid w:val="006642B8"/>
    <w:rsid w:val="0066506F"/>
    <w:rsid w:val="00665A16"/>
    <w:rsid w:val="00667228"/>
    <w:rsid w:val="00671056"/>
    <w:rsid w:val="00671877"/>
    <w:rsid w:val="006718C1"/>
    <w:rsid w:val="0067666B"/>
    <w:rsid w:val="00680CC9"/>
    <w:rsid w:val="006811F6"/>
    <w:rsid w:val="00685FD3"/>
    <w:rsid w:val="00687BD3"/>
    <w:rsid w:val="00692495"/>
    <w:rsid w:val="00692C4B"/>
    <w:rsid w:val="006934D4"/>
    <w:rsid w:val="00693C1F"/>
    <w:rsid w:val="00693C2F"/>
    <w:rsid w:val="00693F57"/>
    <w:rsid w:val="00695181"/>
    <w:rsid w:val="006A0D70"/>
    <w:rsid w:val="006A1283"/>
    <w:rsid w:val="006A152B"/>
    <w:rsid w:val="006A1B08"/>
    <w:rsid w:val="006A4EC5"/>
    <w:rsid w:val="006A78FD"/>
    <w:rsid w:val="006A7A13"/>
    <w:rsid w:val="006B2C18"/>
    <w:rsid w:val="006B2F7C"/>
    <w:rsid w:val="006B3308"/>
    <w:rsid w:val="006B3807"/>
    <w:rsid w:val="006B56FE"/>
    <w:rsid w:val="006D0661"/>
    <w:rsid w:val="006D3A8F"/>
    <w:rsid w:val="006D3E60"/>
    <w:rsid w:val="006D5F08"/>
    <w:rsid w:val="006E1DBB"/>
    <w:rsid w:val="006E3A2D"/>
    <w:rsid w:val="006E44CE"/>
    <w:rsid w:val="006E61D0"/>
    <w:rsid w:val="006E68EC"/>
    <w:rsid w:val="006E724F"/>
    <w:rsid w:val="006E7275"/>
    <w:rsid w:val="006F1DA7"/>
    <w:rsid w:val="006F5B94"/>
    <w:rsid w:val="007006AD"/>
    <w:rsid w:val="007006E7"/>
    <w:rsid w:val="007014CA"/>
    <w:rsid w:val="00702581"/>
    <w:rsid w:val="00702A50"/>
    <w:rsid w:val="007034CE"/>
    <w:rsid w:val="007042D0"/>
    <w:rsid w:val="007057EF"/>
    <w:rsid w:val="00705C8A"/>
    <w:rsid w:val="0070672F"/>
    <w:rsid w:val="00706EED"/>
    <w:rsid w:val="00707249"/>
    <w:rsid w:val="007075FA"/>
    <w:rsid w:val="007170A4"/>
    <w:rsid w:val="007218F4"/>
    <w:rsid w:val="00727DE3"/>
    <w:rsid w:val="00734473"/>
    <w:rsid w:val="00734883"/>
    <w:rsid w:val="007354E3"/>
    <w:rsid w:val="0073619C"/>
    <w:rsid w:val="00736AAA"/>
    <w:rsid w:val="00737EEF"/>
    <w:rsid w:val="007436AC"/>
    <w:rsid w:val="00747460"/>
    <w:rsid w:val="00747594"/>
    <w:rsid w:val="007543F9"/>
    <w:rsid w:val="007556E1"/>
    <w:rsid w:val="007558E9"/>
    <w:rsid w:val="00756478"/>
    <w:rsid w:val="00757667"/>
    <w:rsid w:val="00763544"/>
    <w:rsid w:val="00763973"/>
    <w:rsid w:val="007660DE"/>
    <w:rsid w:val="0076794C"/>
    <w:rsid w:val="00770A81"/>
    <w:rsid w:val="00775142"/>
    <w:rsid w:val="00775919"/>
    <w:rsid w:val="007838DE"/>
    <w:rsid w:val="00790127"/>
    <w:rsid w:val="0079124B"/>
    <w:rsid w:val="00791782"/>
    <w:rsid w:val="00791B5A"/>
    <w:rsid w:val="00791BFE"/>
    <w:rsid w:val="00796574"/>
    <w:rsid w:val="0079766A"/>
    <w:rsid w:val="007979F2"/>
    <w:rsid w:val="007A041E"/>
    <w:rsid w:val="007A057C"/>
    <w:rsid w:val="007A31FA"/>
    <w:rsid w:val="007A32C0"/>
    <w:rsid w:val="007A6D59"/>
    <w:rsid w:val="007B1883"/>
    <w:rsid w:val="007B1B0A"/>
    <w:rsid w:val="007C0C49"/>
    <w:rsid w:val="007C1619"/>
    <w:rsid w:val="007C316E"/>
    <w:rsid w:val="007C6B78"/>
    <w:rsid w:val="007C749F"/>
    <w:rsid w:val="007D1AD8"/>
    <w:rsid w:val="007D1FB3"/>
    <w:rsid w:val="007D26CF"/>
    <w:rsid w:val="007E0132"/>
    <w:rsid w:val="007E29BB"/>
    <w:rsid w:val="007E67BB"/>
    <w:rsid w:val="007E756C"/>
    <w:rsid w:val="007E7F53"/>
    <w:rsid w:val="007F2DF4"/>
    <w:rsid w:val="007F4081"/>
    <w:rsid w:val="007F433C"/>
    <w:rsid w:val="007F4707"/>
    <w:rsid w:val="008000F7"/>
    <w:rsid w:val="00800C77"/>
    <w:rsid w:val="008012CE"/>
    <w:rsid w:val="008054F0"/>
    <w:rsid w:val="008115A8"/>
    <w:rsid w:val="00811AAA"/>
    <w:rsid w:val="0081326C"/>
    <w:rsid w:val="008141BF"/>
    <w:rsid w:val="00816642"/>
    <w:rsid w:val="00822167"/>
    <w:rsid w:val="00822F9D"/>
    <w:rsid w:val="008267FB"/>
    <w:rsid w:val="00826BC5"/>
    <w:rsid w:val="008300C0"/>
    <w:rsid w:val="00832892"/>
    <w:rsid w:val="00832997"/>
    <w:rsid w:val="008348A8"/>
    <w:rsid w:val="008416B3"/>
    <w:rsid w:val="00845085"/>
    <w:rsid w:val="008515AB"/>
    <w:rsid w:val="00853C2E"/>
    <w:rsid w:val="00857340"/>
    <w:rsid w:val="00860E61"/>
    <w:rsid w:val="00863838"/>
    <w:rsid w:val="00864900"/>
    <w:rsid w:val="00871B8B"/>
    <w:rsid w:val="00873636"/>
    <w:rsid w:val="0088065B"/>
    <w:rsid w:val="00880C3D"/>
    <w:rsid w:val="008844C7"/>
    <w:rsid w:val="00885E25"/>
    <w:rsid w:val="008910BC"/>
    <w:rsid w:val="00891AA8"/>
    <w:rsid w:val="00892761"/>
    <w:rsid w:val="00896FEC"/>
    <w:rsid w:val="008A5190"/>
    <w:rsid w:val="008A60A3"/>
    <w:rsid w:val="008A7A93"/>
    <w:rsid w:val="008B1C61"/>
    <w:rsid w:val="008B36EB"/>
    <w:rsid w:val="008B3DDE"/>
    <w:rsid w:val="008B42F5"/>
    <w:rsid w:val="008B4D0E"/>
    <w:rsid w:val="008B4D1D"/>
    <w:rsid w:val="008B77D6"/>
    <w:rsid w:val="008C246E"/>
    <w:rsid w:val="008C7F4B"/>
    <w:rsid w:val="008D0460"/>
    <w:rsid w:val="008D0E3F"/>
    <w:rsid w:val="008D256A"/>
    <w:rsid w:val="008D2A24"/>
    <w:rsid w:val="008D4A74"/>
    <w:rsid w:val="008D5374"/>
    <w:rsid w:val="008D6635"/>
    <w:rsid w:val="008E385B"/>
    <w:rsid w:val="008F0DE3"/>
    <w:rsid w:val="008F223C"/>
    <w:rsid w:val="008F421E"/>
    <w:rsid w:val="008F5068"/>
    <w:rsid w:val="008F5B3F"/>
    <w:rsid w:val="008F7ACB"/>
    <w:rsid w:val="00900702"/>
    <w:rsid w:val="00900D63"/>
    <w:rsid w:val="0090391C"/>
    <w:rsid w:val="00904977"/>
    <w:rsid w:val="0090700F"/>
    <w:rsid w:val="00911EAD"/>
    <w:rsid w:val="00914D85"/>
    <w:rsid w:val="00914DF9"/>
    <w:rsid w:val="00915D01"/>
    <w:rsid w:val="00917F3F"/>
    <w:rsid w:val="00922AB4"/>
    <w:rsid w:val="00923240"/>
    <w:rsid w:val="00927800"/>
    <w:rsid w:val="0092796F"/>
    <w:rsid w:val="00934C3F"/>
    <w:rsid w:val="0094364B"/>
    <w:rsid w:val="00944E1A"/>
    <w:rsid w:val="00946E3A"/>
    <w:rsid w:val="009533E1"/>
    <w:rsid w:val="00954C78"/>
    <w:rsid w:val="009558E5"/>
    <w:rsid w:val="00955EFB"/>
    <w:rsid w:val="0095776F"/>
    <w:rsid w:val="00973B63"/>
    <w:rsid w:val="0097507E"/>
    <w:rsid w:val="00975E5F"/>
    <w:rsid w:val="00980A6D"/>
    <w:rsid w:val="00981F10"/>
    <w:rsid w:val="009831DE"/>
    <w:rsid w:val="0098370D"/>
    <w:rsid w:val="00986885"/>
    <w:rsid w:val="009971B6"/>
    <w:rsid w:val="00997998"/>
    <w:rsid w:val="009A0849"/>
    <w:rsid w:val="009A0B2E"/>
    <w:rsid w:val="009A3FB7"/>
    <w:rsid w:val="009B2324"/>
    <w:rsid w:val="009B57AD"/>
    <w:rsid w:val="009B6C07"/>
    <w:rsid w:val="009B7A4E"/>
    <w:rsid w:val="009C064F"/>
    <w:rsid w:val="009C10A6"/>
    <w:rsid w:val="009C173C"/>
    <w:rsid w:val="009C1A9B"/>
    <w:rsid w:val="009C531F"/>
    <w:rsid w:val="009C7160"/>
    <w:rsid w:val="009D28CB"/>
    <w:rsid w:val="009D7C64"/>
    <w:rsid w:val="009E08CE"/>
    <w:rsid w:val="009E188E"/>
    <w:rsid w:val="009E1EE2"/>
    <w:rsid w:val="009E781E"/>
    <w:rsid w:val="009F02B3"/>
    <w:rsid w:val="009F3375"/>
    <w:rsid w:val="009F56CA"/>
    <w:rsid w:val="009F5DA1"/>
    <w:rsid w:val="00A0214A"/>
    <w:rsid w:val="00A02757"/>
    <w:rsid w:val="00A10BF6"/>
    <w:rsid w:val="00A11CF6"/>
    <w:rsid w:val="00A12448"/>
    <w:rsid w:val="00A126DC"/>
    <w:rsid w:val="00A149F2"/>
    <w:rsid w:val="00A20620"/>
    <w:rsid w:val="00A211F0"/>
    <w:rsid w:val="00A2679E"/>
    <w:rsid w:val="00A33155"/>
    <w:rsid w:val="00A34288"/>
    <w:rsid w:val="00A35C21"/>
    <w:rsid w:val="00A40DBC"/>
    <w:rsid w:val="00A41763"/>
    <w:rsid w:val="00A551AA"/>
    <w:rsid w:val="00A5720A"/>
    <w:rsid w:val="00A57903"/>
    <w:rsid w:val="00A579BC"/>
    <w:rsid w:val="00A6333E"/>
    <w:rsid w:val="00A63EDC"/>
    <w:rsid w:val="00A66676"/>
    <w:rsid w:val="00A679F2"/>
    <w:rsid w:val="00A71866"/>
    <w:rsid w:val="00A72C70"/>
    <w:rsid w:val="00A73304"/>
    <w:rsid w:val="00A74765"/>
    <w:rsid w:val="00A77FA9"/>
    <w:rsid w:val="00A81A94"/>
    <w:rsid w:val="00A81FBC"/>
    <w:rsid w:val="00A84064"/>
    <w:rsid w:val="00A909BA"/>
    <w:rsid w:val="00A91AB5"/>
    <w:rsid w:val="00A9293F"/>
    <w:rsid w:val="00A93DAB"/>
    <w:rsid w:val="00A94E68"/>
    <w:rsid w:val="00A96B79"/>
    <w:rsid w:val="00AA041A"/>
    <w:rsid w:val="00AA2801"/>
    <w:rsid w:val="00AA34A4"/>
    <w:rsid w:val="00AA3AEC"/>
    <w:rsid w:val="00AB3505"/>
    <w:rsid w:val="00AB351C"/>
    <w:rsid w:val="00AB43C3"/>
    <w:rsid w:val="00AB5670"/>
    <w:rsid w:val="00AB5FA6"/>
    <w:rsid w:val="00AB6304"/>
    <w:rsid w:val="00AB705D"/>
    <w:rsid w:val="00AB79DD"/>
    <w:rsid w:val="00AC0123"/>
    <w:rsid w:val="00AC0A84"/>
    <w:rsid w:val="00AC1E53"/>
    <w:rsid w:val="00AC4940"/>
    <w:rsid w:val="00AC4C96"/>
    <w:rsid w:val="00AC4D14"/>
    <w:rsid w:val="00AD1F04"/>
    <w:rsid w:val="00AD297F"/>
    <w:rsid w:val="00AD2AFB"/>
    <w:rsid w:val="00AD2BA9"/>
    <w:rsid w:val="00AD37A0"/>
    <w:rsid w:val="00AD57D8"/>
    <w:rsid w:val="00AD5AF4"/>
    <w:rsid w:val="00AD5D05"/>
    <w:rsid w:val="00AE1921"/>
    <w:rsid w:val="00AE2960"/>
    <w:rsid w:val="00AE2FE9"/>
    <w:rsid w:val="00B0535E"/>
    <w:rsid w:val="00B114E4"/>
    <w:rsid w:val="00B154C5"/>
    <w:rsid w:val="00B15939"/>
    <w:rsid w:val="00B164AD"/>
    <w:rsid w:val="00B212D3"/>
    <w:rsid w:val="00B2703D"/>
    <w:rsid w:val="00B328C0"/>
    <w:rsid w:val="00B3402A"/>
    <w:rsid w:val="00B40061"/>
    <w:rsid w:val="00B40DBB"/>
    <w:rsid w:val="00B45EBB"/>
    <w:rsid w:val="00B46226"/>
    <w:rsid w:val="00B5606C"/>
    <w:rsid w:val="00B57316"/>
    <w:rsid w:val="00B608AF"/>
    <w:rsid w:val="00B6275B"/>
    <w:rsid w:val="00B63F9E"/>
    <w:rsid w:val="00B67437"/>
    <w:rsid w:val="00B6748D"/>
    <w:rsid w:val="00B67597"/>
    <w:rsid w:val="00B7003C"/>
    <w:rsid w:val="00B71B57"/>
    <w:rsid w:val="00B723ED"/>
    <w:rsid w:val="00B7537D"/>
    <w:rsid w:val="00B7614D"/>
    <w:rsid w:val="00B7616A"/>
    <w:rsid w:val="00B77F5C"/>
    <w:rsid w:val="00B82379"/>
    <w:rsid w:val="00B83A42"/>
    <w:rsid w:val="00B86E6E"/>
    <w:rsid w:val="00B913D1"/>
    <w:rsid w:val="00B920F0"/>
    <w:rsid w:val="00B920FA"/>
    <w:rsid w:val="00B941FD"/>
    <w:rsid w:val="00B9566A"/>
    <w:rsid w:val="00BA0204"/>
    <w:rsid w:val="00BA0E70"/>
    <w:rsid w:val="00BA420B"/>
    <w:rsid w:val="00BA455F"/>
    <w:rsid w:val="00BA5296"/>
    <w:rsid w:val="00BA68B7"/>
    <w:rsid w:val="00BA744D"/>
    <w:rsid w:val="00BB0DF8"/>
    <w:rsid w:val="00BB115A"/>
    <w:rsid w:val="00BB34A6"/>
    <w:rsid w:val="00BB735B"/>
    <w:rsid w:val="00BC1DFE"/>
    <w:rsid w:val="00BC23BD"/>
    <w:rsid w:val="00BC2D23"/>
    <w:rsid w:val="00BC30D2"/>
    <w:rsid w:val="00BC7CF9"/>
    <w:rsid w:val="00BD37C9"/>
    <w:rsid w:val="00BD6AAC"/>
    <w:rsid w:val="00BD6C53"/>
    <w:rsid w:val="00BE37D3"/>
    <w:rsid w:val="00BF0D92"/>
    <w:rsid w:val="00BF139B"/>
    <w:rsid w:val="00BF1596"/>
    <w:rsid w:val="00BF40EA"/>
    <w:rsid w:val="00BF5557"/>
    <w:rsid w:val="00BF5C27"/>
    <w:rsid w:val="00C0046D"/>
    <w:rsid w:val="00C01642"/>
    <w:rsid w:val="00C02DAB"/>
    <w:rsid w:val="00C12DC0"/>
    <w:rsid w:val="00C135E7"/>
    <w:rsid w:val="00C17924"/>
    <w:rsid w:val="00C21A3C"/>
    <w:rsid w:val="00C21E95"/>
    <w:rsid w:val="00C21F47"/>
    <w:rsid w:val="00C224AE"/>
    <w:rsid w:val="00C333D8"/>
    <w:rsid w:val="00C33C41"/>
    <w:rsid w:val="00C35ABD"/>
    <w:rsid w:val="00C3732F"/>
    <w:rsid w:val="00C37EB7"/>
    <w:rsid w:val="00C4153C"/>
    <w:rsid w:val="00C4497F"/>
    <w:rsid w:val="00C44F04"/>
    <w:rsid w:val="00C45C85"/>
    <w:rsid w:val="00C46980"/>
    <w:rsid w:val="00C508FC"/>
    <w:rsid w:val="00C52914"/>
    <w:rsid w:val="00C52D60"/>
    <w:rsid w:val="00C53AAD"/>
    <w:rsid w:val="00C53CBE"/>
    <w:rsid w:val="00C55D5A"/>
    <w:rsid w:val="00C57D2D"/>
    <w:rsid w:val="00C6391E"/>
    <w:rsid w:val="00C71557"/>
    <w:rsid w:val="00C72850"/>
    <w:rsid w:val="00C7380A"/>
    <w:rsid w:val="00C74913"/>
    <w:rsid w:val="00C77D9F"/>
    <w:rsid w:val="00C77F17"/>
    <w:rsid w:val="00C81B0E"/>
    <w:rsid w:val="00C8443E"/>
    <w:rsid w:val="00C8526B"/>
    <w:rsid w:val="00C8576E"/>
    <w:rsid w:val="00C85F29"/>
    <w:rsid w:val="00C86E20"/>
    <w:rsid w:val="00C90EAD"/>
    <w:rsid w:val="00C9128B"/>
    <w:rsid w:val="00C91B7F"/>
    <w:rsid w:val="00C92610"/>
    <w:rsid w:val="00C92BD0"/>
    <w:rsid w:val="00C930FF"/>
    <w:rsid w:val="00C95E6E"/>
    <w:rsid w:val="00C96F5E"/>
    <w:rsid w:val="00CA52FE"/>
    <w:rsid w:val="00CA71FB"/>
    <w:rsid w:val="00CA7997"/>
    <w:rsid w:val="00CB6F14"/>
    <w:rsid w:val="00CC0E00"/>
    <w:rsid w:val="00CC2141"/>
    <w:rsid w:val="00CC378B"/>
    <w:rsid w:val="00CC3B57"/>
    <w:rsid w:val="00CC57B6"/>
    <w:rsid w:val="00CD0C88"/>
    <w:rsid w:val="00CD3B88"/>
    <w:rsid w:val="00CD4BF4"/>
    <w:rsid w:val="00CD4D86"/>
    <w:rsid w:val="00CD57E2"/>
    <w:rsid w:val="00CD5D85"/>
    <w:rsid w:val="00CD772C"/>
    <w:rsid w:val="00CE071F"/>
    <w:rsid w:val="00CE4E6C"/>
    <w:rsid w:val="00CF0009"/>
    <w:rsid w:val="00CF46B2"/>
    <w:rsid w:val="00CF5D8F"/>
    <w:rsid w:val="00D01950"/>
    <w:rsid w:val="00D04F37"/>
    <w:rsid w:val="00D05C24"/>
    <w:rsid w:val="00D05FDA"/>
    <w:rsid w:val="00D115DF"/>
    <w:rsid w:val="00D11F8B"/>
    <w:rsid w:val="00D138AC"/>
    <w:rsid w:val="00D161A6"/>
    <w:rsid w:val="00D20AFB"/>
    <w:rsid w:val="00D2129C"/>
    <w:rsid w:val="00D2397C"/>
    <w:rsid w:val="00D26705"/>
    <w:rsid w:val="00D26799"/>
    <w:rsid w:val="00D27457"/>
    <w:rsid w:val="00D278E4"/>
    <w:rsid w:val="00D27CDE"/>
    <w:rsid w:val="00D308F3"/>
    <w:rsid w:val="00D30C0B"/>
    <w:rsid w:val="00D320CE"/>
    <w:rsid w:val="00D34C07"/>
    <w:rsid w:val="00D355B7"/>
    <w:rsid w:val="00D40692"/>
    <w:rsid w:val="00D41BDC"/>
    <w:rsid w:val="00D41F38"/>
    <w:rsid w:val="00D43778"/>
    <w:rsid w:val="00D4690A"/>
    <w:rsid w:val="00D47703"/>
    <w:rsid w:val="00D47E03"/>
    <w:rsid w:val="00D529BF"/>
    <w:rsid w:val="00D52C12"/>
    <w:rsid w:val="00D553D3"/>
    <w:rsid w:val="00D56D76"/>
    <w:rsid w:val="00D61B67"/>
    <w:rsid w:val="00D67D48"/>
    <w:rsid w:val="00D71F65"/>
    <w:rsid w:val="00D72623"/>
    <w:rsid w:val="00D73A9E"/>
    <w:rsid w:val="00D73B2F"/>
    <w:rsid w:val="00D744AD"/>
    <w:rsid w:val="00D807FE"/>
    <w:rsid w:val="00D81B94"/>
    <w:rsid w:val="00D828DD"/>
    <w:rsid w:val="00D832D7"/>
    <w:rsid w:val="00D90172"/>
    <w:rsid w:val="00D9048E"/>
    <w:rsid w:val="00D91A76"/>
    <w:rsid w:val="00D92712"/>
    <w:rsid w:val="00DA5C4C"/>
    <w:rsid w:val="00DA70E6"/>
    <w:rsid w:val="00DB0DB1"/>
    <w:rsid w:val="00DB456E"/>
    <w:rsid w:val="00DC2572"/>
    <w:rsid w:val="00DC4C9E"/>
    <w:rsid w:val="00DC596A"/>
    <w:rsid w:val="00DD05DB"/>
    <w:rsid w:val="00DD06C8"/>
    <w:rsid w:val="00DD2378"/>
    <w:rsid w:val="00DD2B3C"/>
    <w:rsid w:val="00DD375A"/>
    <w:rsid w:val="00DD3AA8"/>
    <w:rsid w:val="00DD4DAE"/>
    <w:rsid w:val="00DD5681"/>
    <w:rsid w:val="00DD5A80"/>
    <w:rsid w:val="00DD64C3"/>
    <w:rsid w:val="00DD69FD"/>
    <w:rsid w:val="00DE04C4"/>
    <w:rsid w:val="00DE40EE"/>
    <w:rsid w:val="00DF1D0E"/>
    <w:rsid w:val="00DF3376"/>
    <w:rsid w:val="00DF53C9"/>
    <w:rsid w:val="00DF5729"/>
    <w:rsid w:val="00DF5D09"/>
    <w:rsid w:val="00DF69A0"/>
    <w:rsid w:val="00E018E9"/>
    <w:rsid w:val="00E0199D"/>
    <w:rsid w:val="00E05EFE"/>
    <w:rsid w:val="00E0625D"/>
    <w:rsid w:val="00E12A83"/>
    <w:rsid w:val="00E1338B"/>
    <w:rsid w:val="00E170E4"/>
    <w:rsid w:val="00E17982"/>
    <w:rsid w:val="00E21562"/>
    <w:rsid w:val="00E24B9F"/>
    <w:rsid w:val="00E24D2B"/>
    <w:rsid w:val="00E2676D"/>
    <w:rsid w:val="00E26B53"/>
    <w:rsid w:val="00E27B0C"/>
    <w:rsid w:val="00E32A18"/>
    <w:rsid w:val="00E3548A"/>
    <w:rsid w:val="00E42F3F"/>
    <w:rsid w:val="00E43DF1"/>
    <w:rsid w:val="00E50445"/>
    <w:rsid w:val="00E5370A"/>
    <w:rsid w:val="00E542C1"/>
    <w:rsid w:val="00E61D2A"/>
    <w:rsid w:val="00E63A7C"/>
    <w:rsid w:val="00E63AD4"/>
    <w:rsid w:val="00E70341"/>
    <w:rsid w:val="00E70B8D"/>
    <w:rsid w:val="00E72840"/>
    <w:rsid w:val="00E7501F"/>
    <w:rsid w:val="00E75F40"/>
    <w:rsid w:val="00E80977"/>
    <w:rsid w:val="00E85591"/>
    <w:rsid w:val="00E870DA"/>
    <w:rsid w:val="00E93DE3"/>
    <w:rsid w:val="00E94931"/>
    <w:rsid w:val="00E968C6"/>
    <w:rsid w:val="00E96B39"/>
    <w:rsid w:val="00EA4421"/>
    <w:rsid w:val="00EA7090"/>
    <w:rsid w:val="00EB5CD8"/>
    <w:rsid w:val="00EB5D3A"/>
    <w:rsid w:val="00EC0D49"/>
    <w:rsid w:val="00EC2FAB"/>
    <w:rsid w:val="00EC3529"/>
    <w:rsid w:val="00EC4E65"/>
    <w:rsid w:val="00EC581A"/>
    <w:rsid w:val="00EC76DF"/>
    <w:rsid w:val="00EC777B"/>
    <w:rsid w:val="00ED0D3F"/>
    <w:rsid w:val="00ED1BEF"/>
    <w:rsid w:val="00ED255B"/>
    <w:rsid w:val="00ED3776"/>
    <w:rsid w:val="00ED3EE7"/>
    <w:rsid w:val="00ED5275"/>
    <w:rsid w:val="00ED6844"/>
    <w:rsid w:val="00EE21C1"/>
    <w:rsid w:val="00EE27C6"/>
    <w:rsid w:val="00EE2D7F"/>
    <w:rsid w:val="00EE5D65"/>
    <w:rsid w:val="00EE6260"/>
    <w:rsid w:val="00EE6E79"/>
    <w:rsid w:val="00EF03AC"/>
    <w:rsid w:val="00EF0607"/>
    <w:rsid w:val="00EF0EF5"/>
    <w:rsid w:val="00EF203D"/>
    <w:rsid w:val="00EF21AC"/>
    <w:rsid w:val="00EF4239"/>
    <w:rsid w:val="00EF49D0"/>
    <w:rsid w:val="00F00CC3"/>
    <w:rsid w:val="00F018C9"/>
    <w:rsid w:val="00F02C54"/>
    <w:rsid w:val="00F0431D"/>
    <w:rsid w:val="00F05117"/>
    <w:rsid w:val="00F0615A"/>
    <w:rsid w:val="00F12BC9"/>
    <w:rsid w:val="00F14E69"/>
    <w:rsid w:val="00F155A8"/>
    <w:rsid w:val="00F20BD1"/>
    <w:rsid w:val="00F22C65"/>
    <w:rsid w:val="00F2677D"/>
    <w:rsid w:val="00F31150"/>
    <w:rsid w:val="00F35E7D"/>
    <w:rsid w:val="00F377FD"/>
    <w:rsid w:val="00F41CF2"/>
    <w:rsid w:val="00F44574"/>
    <w:rsid w:val="00F46548"/>
    <w:rsid w:val="00F50D51"/>
    <w:rsid w:val="00F50F2D"/>
    <w:rsid w:val="00F514A7"/>
    <w:rsid w:val="00F51934"/>
    <w:rsid w:val="00F53850"/>
    <w:rsid w:val="00F6196A"/>
    <w:rsid w:val="00F61D58"/>
    <w:rsid w:val="00F632F1"/>
    <w:rsid w:val="00F63A96"/>
    <w:rsid w:val="00F67E02"/>
    <w:rsid w:val="00F70679"/>
    <w:rsid w:val="00F71C82"/>
    <w:rsid w:val="00F73018"/>
    <w:rsid w:val="00F75D5C"/>
    <w:rsid w:val="00F777F1"/>
    <w:rsid w:val="00F8494B"/>
    <w:rsid w:val="00F86992"/>
    <w:rsid w:val="00F872B8"/>
    <w:rsid w:val="00F90C47"/>
    <w:rsid w:val="00F92BA1"/>
    <w:rsid w:val="00F94305"/>
    <w:rsid w:val="00F948A3"/>
    <w:rsid w:val="00F94F63"/>
    <w:rsid w:val="00F954D2"/>
    <w:rsid w:val="00F9593A"/>
    <w:rsid w:val="00F969ED"/>
    <w:rsid w:val="00F975CD"/>
    <w:rsid w:val="00F97DD8"/>
    <w:rsid w:val="00FA6D22"/>
    <w:rsid w:val="00FB0BBE"/>
    <w:rsid w:val="00FB41DF"/>
    <w:rsid w:val="00FB4A3D"/>
    <w:rsid w:val="00FB5704"/>
    <w:rsid w:val="00FB5F32"/>
    <w:rsid w:val="00FC54FE"/>
    <w:rsid w:val="00FC5AA1"/>
    <w:rsid w:val="00FC5D50"/>
    <w:rsid w:val="00FC776D"/>
    <w:rsid w:val="00FD04C8"/>
    <w:rsid w:val="00FD18FE"/>
    <w:rsid w:val="00FD35B5"/>
    <w:rsid w:val="00FD5558"/>
    <w:rsid w:val="00FD6D49"/>
    <w:rsid w:val="00FD7374"/>
    <w:rsid w:val="00FE1AF5"/>
    <w:rsid w:val="00FE1FB5"/>
    <w:rsid w:val="00FE2B42"/>
    <w:rsid w:val="00FE38E0"/>
    <w:rsid w:val="00FE64B4"/>
    <w:rsid w:val="00FE6B2E"/>
    <w:rsid w:val="00FF1155"/>
    <w:rsid w:val="00FF18C5"/>
    <w:rsid w:val="00FF3BB1"/>
    <w:rsid w:val="00FF4A29"/>
    <w:rsid w:val="00FF5F2D"/>
    <w:rsid w:val="00FF7D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pPr>
        <w:spacing w:line="288" w:lineRule="auto"/>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uiPriority="99"/>
    <w:lsdException w:name="footer" w:semiHidden="1" w:uiPriority="99"/>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uiPriority="99"/>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Indent" w:semiHidden="1" w:uiPriority="99"/>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uiPriority="99"/>
    <w:lsdException w:name="E-mail Signature" w:semiHidden="1"/>
    <w:lsdException w:name="HTML Top of Form" w:uiPriority="99"/>
    <w:lsdException w:name="HTML Bottom of Form" w:uiPriority="99"/>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uiPriority="99"/>
    <w:lsdException w:name="No List" w:uiPriority="99"/>
    <w:lsdException w:name="Balloon Text" w:semiHidden="1" w:uiPriority="99"/>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5B559F"/>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uiPriority w:val="9"/>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2760F"/>
  </w:style>
  <w:style w:type="character" w:customStyle="1" w:styleId="BodyTextChar">
    <w:name w:val="Body Text Char"/>
    <w:basedOn w:val="DefaultParagraphFont"/>
    <w:link w:val="BodyText"/>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uiPriority w:val="9"/>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uiPriority w:val="99"/>
    <w:semiHidden/>
    <w:rsid w:val="00914DF9"/>
    <w:rPr>
      <w:rFonts w:ascii="Tahoma" w:hAnsi="Tahoma" w:cs="Tahoma"/>
      <w:sz w:val="16"/>
      <w:szCs w:val="16"/>
    </w:rPr>
  </w:style>
  <w:style w:type="character" w:customStyle="1" w:styleId="BalloonTextChar">
    <w:name w:val="Balloon Text Char"/>
    <w:basedOn w:val="DefaultParagraphFont"/>
    <w:link w:val="BalloonText"/>
    <w:uiPriority w:val="99"/>
    <w:semiHidden/>
    <w:rsid w:val="00914DF9"/>
    <w:rPr>
      <w:rFonts w:ascii="Tahoma" w:eastAsiaTheme="minorHAnsi" w:hAnsi="Tahoma" w:cs="Tahoma"/>
      <w:sz w:val="16"/>
      <w:szCs w:val="16"/>
    </w:rPr>
  </w:style>
  <w:style w:type="paragraph" w:customStyle="1" w:styleId="BodyFootnote">
    <w:name w:val="Body Footnote"/>
    <w:uiPriority w:val="3"/>
    <w:qFormat/>
    <w:rsid w:val="00047661"/>
    <w:pPr>
      <w:autoSpaceDE w:val="0"/>
      <w:autoSpaceDN w:val="0"/>
      <w:adjustRightInd w:val="0"/>
      <w:spacing w:line="200" w:lineRule="exact"/>
    </w:pPr>
    <w:rPr>
      <w:rFonts w:ascii="Verdana" w:eastAsiaTheme="minorHAnsi" w:hAnsi="Verdana"/>
      <w:color w:val="595959" w:themeColor="text1" w:themeTint="A6"/>
      <w:sz w:val="14"/>
      <w:szCs w:val="14"/>
    </w:rPr>
  </w:style>
  <w:style w:type="paragraph" w:styleId="ListParagraph">
    <w:name w:val="List Paragraph"/>
    <w:aliases w:val="Bullets"/>
    <w:basedOn w:val="Normal"/>
    <w:uiPriority w:val="34"/>
    <w:qFormat/>
    <w:rsid w:val="00EF0607"/>
    <w:pPr>
      <w:numPr>
        <w:numId w:val="1"/>
      </w:numPr>
      <w:contextualSpacing/>
    </w:p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3D4C45"/>
    <w:pPr>
      <w:spacing w:after="100"/>
      <w:ind w:left="220"/>
    </w:pPr>
    <w:rPr>
      <w:rFonts w:ascii="Franklin Gothic Book" w:hAnsi="Franklin Gothic Book"/>
      <w:sz w:val="28"/>
    </w:rPr>
  </w:style>
  <w:style w:type="paragraph" w:styleId="Header">
    <w:name w:val="header"/>
    <w:basedOn w:val="Normal"/>
    <w:link w:val="HeaderChar"/>
    <w:uiPriority w:val="99"/>
    <w:rsid w:val="00276264"/>
    <w:pPr>
      <w:tabs>
        <w:tab w:val="center" w:pos="4680"/>
        <w:tab w:val="right" w:pos="9360"/>
      </w:tabs>
    </w:pPr>
  </w:style>
  <w:style w:type="character" w:customStyle="1" w:styleId="HeaderChar">
    <w:name w:val="Header Char"/>
    <w:basedOn w:val="DefaultParagraphFont"/>
    <w:link w:val="Header"/>
    <w:uiPriority w:val="99"/>
    <w:rsid w:val="00276264"/>
    <w:rPr>
      <w:rFonts w:ascii="Georgia" w:eastAsiaTheme="minorHAnsi" w:hAnsi="Georgia"/>
      <w:sz w:val="22"/>
      <w:szCs w:val="22"/>
    </w:rPr>
  </w:style>
  <w:style w:type="paragraph" w:styleId="Footer">
    <w:name w:val="footer"/>
    <w:basedOn w:val="Normal"/>
    <w:link w:val="FooterChar"/>
    <w:uiPriority w:val="99"/>
    <w:rsid w:val="00276264"/>
    <w:pPr>
      <w:tabs>
        <w:tab w:val="center" w:pos="4680"/>
        <w:tab w:val="right" w:pos="9360"/>
      </w:tabs>
    </w:pPr>
  </w:style>
  <w:style w:type="character" w:customStyle="1" w:styleId="FooterChar">
    <w:name w:val="Footer Char"/>
    <w:basedOn w:val="DefaultParagraphFont"/>
    <w:link w:val="Footer"/>
    <w:uiPriority w:val="99"/>
    <w:rsid w:val="00276264"/>
    <w:rPr>
      <w:rFonts w:ascii="Georgia" w:eastAsiaTheme="minorHAnsi" w:hAnsi="Georgia"/>
      <w:sz w:val="22"/>
      <w:szCs w:val="22"/>
    </w:rPr>
  </w:style>
  <w:style w:type="paragraph" w:styleId="CommentText">
    <w:name w:val="annotation text"/>
    <w:basedOn w:val="Normal"/>
    <w:link w:val="CommentTextChar"/>
    <w:semiHidden/>
    <w:rsid w:val="005B559F"/>
    <w:rPr>
      <w:sz w:val="20"/>
      <w:szCs w:val="20"/>
    </w:rPr>
  </w:style>
  <w:style w:type="character" w:customStyle="1" w:styleId="CommentTextChar">
    <w:name w:val="Comment Text Char"/>
    <w:basedOn w:val="DefaultParagraphFont"/>
    <w:link w:val="CommentText"/>
    <w:semiHidden/>
    <w:rsid w:val="005B559F"/>
  </w:style>
  <w:style w:type="paragraph" w:styleId="BodyTextIndent">
    <w:name w:val="Body Text Indent"/>
    <w:basedOn w:val="Normal"/>
    <w:link w:val="BodyTextIndentChar"/>
    <w:uiPriority w:val="99"/>
    <w:semiHidden/>
    <w:unhideWhenUsed/>
    <w:rsid w:val="005B559F"/>
    <w:pPr>
      <w:spacing w:after="120"/>
      <w:ind w:left="360"/>
    </w:pPr>
  </w:style>
  <w:style w:type="character" w:customStyle="1" w:styleId="BodyTextIndentChar">
    <w:name w:val="Body Text Indent Char"/>
    <w:basedOn w:val="DefaultParagraphFont"/>
    <w:link w:val="BodyTextIndent"/>
    <w:uiPriority w:val="99"/>
    <w:semiHidden/>
    <w:rsid w:val="005B559F"/>
    <w:rPr>
      <w:sz w:val="24"/>
      <w:szCs w:val="24"/>
    </w:rPr>
  </w:style>
  <w:style w:type="paragraph" w:styleId="ListNumber2">
    <w:name w:val="List Number 2"/>
    <w:basedOn w:val="Normal"/>
    <w:rsid w:val="005B559F"/>
    <w:pPr>
      <w:numPr>
        <w:numId w:val="31"/>
      </w:numPr>
    </w:pPr>
  </w:style>
  <w:style w:type="character" w:customStyle="1" w:styleId="asterisk">
    <w:name w:val="asterisk"/>
    <w:basedOn w:val="DefaultParagraphFont"/>
    <w:rsid w:val="005B559F"/>
  </w:style>
  <w:style w:type="character" w:customStyle="1" w:styleId="questionhelp">
    <w:name w:val="questionhelp"/>
    <w:basedOn w:val="DefaultParagraphFont"/>
    <w:rsid w:val="005B559F"/>
  </w:style>
  <w:style w:type="paragraph" w:styleId="z-TopofForm">
    <w:name w:val="HTML Top of Form"/>
    <w:basedOn w:val="Normal"/>
    <w:next w:val="Normal"/>
    <w:link w:val="z-TopofFormChar"/>
    <w:hidden/>
    <w:uiPriority w:val="99"/>
    <w:unhideWhenUsed/>
    <w:rsid w:val="005B559F"/>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5B559F"/>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5B559F"/>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5B559F"/>
    <w:rPr>
      <w:rFonts w:ascii="Arial" w:hAnsi="Arial" w:cs="Arial"/>
      <w:vanish/>
      <w:sz w:val="16"/>
      <w:szCs w:val="16"/>
    </w:rPr>
  </w:style>
  <w:style w:type="paragraph" w:styleId="ListBullet">
    <w:name w:val="List Bullet"/>
    <w:basedOn w:val="Normal"/>
    <w:autoRedefine/>
    <w:rsid w:val="005B559F"/>
    <w:pPr>
      <w:numPr>
        <w:numId w:val="33"/>
      </w:numPr>
    </w:pPr>
  </w:style>
  <w:style w:type="character" w:customStyle="1" w:styleId="option">
    <w:name w:val="option"/>
    <w:basedOn w:val="DefaultParagraphFont"/>
    <w:rsid w:val="005B559F"/>
  </w:style>
  <w:style w:type="character" w:customStyle="1" w:styleId="comment1">
    <w:name w:val="comment1"/>
    <w:basedOn w:val="DefaultParagraphFont"/>
    <w:rsid w:val="005B559F"/>
  </w:style>
  <w:style w:type="character" w:customStyle="1" w:styleId="group-name1">
    <w:name w:val="group-name1"/>
    <w:basedOn w:val="DefaultParagraphFont"/>
    <w:rsid w:val="005B559F"/>
    <w:rPr>
      <w:rFonts w:ascii="Verdana" w:hAnsi="Verdana" w:hint="default"/>
      <w:b/>
      <w:bCs/>
      <w:sz w:val="24"/>
      <w:szCs w:val="24"/>
    </w:rPr>
  </w:style>
  <w:style w:type="character" w:customStyle="1" w:styleId="asterisk1">
    <w:name w:val="asterisk1"/>
    <w:basedOn w:val="DefaultParagraphFont"/>
    <w:rsid w:val="005B559F"/>
    <w:rPr>
      <w:rFonts w:ascii="Verdana" w:hAnsi="Verdana" w:hint="default"/>
      <w:color w:val="FF0000"/>
      <w:sz w:val="14"/>
      <w:szCs w:val="14"/>
    </w:rPr>
  </w:style>
  <w:style w:type="paragraph" w:customStyle="1" w:styleId="question">
    <w:name w:val="question"/>
    <w:basedOn w:val="Normal"/>
    <w:rsid w:val="005B559F"/>
    <w:pPr>
      <w:spacing w:before="150" w:after="150"/>
    </w:pPr>
  </w:style>
  <w:style w:type="paragraph" w:customStyle="1" w:styleId="Default">
    <w:name w:val="Default"/>
    <w:rsid w:val="005B559F"/>
    <w:pPr>
      <w:autoSpaceDE w:val="0"/>
      <w:autoSpaceDN w:val="0"/>
      <w:adjustRightInd w:val="0"/>
    </w:pPr>
    <w:rPr>
      <w:rFonts w:eastAsiaTheme="minorHAnsi"/>
      <w:color w:val="000000"/>
      <w:sz w:val="24"/>
      <w:szCs w:val="24"/>
    </w:rPr>
  </w:style>
  <w:style w:type="paragraph" w:styleId="PlainText">
    <w:name w:val="Plain Text"/>
    <w:basedOn w:val="Normal"/>
    <w:link w:val="PlainTextChar"/>
    <w:uiPriority w:val="99"/>
    <w:unhideWhenUsed/>
    <w:rsid w:val="005B559F"/>
    <w:rPr>
      <w:rFonts w:ascii="Calibri" w:eastAsiaTheme="minorHAnsi" w:hAnsi="Calibri"/>
      <w:sz w:val="22"/>
      <w:szCs w:val="22"/>
    </w:rPr>
  </w:style>
  <w:style w:type="character" w:customStyle="1" w:styleId="PlainTextChar">
    <w:name w:val="Plain Text Char"/>
    <w:basedOn w:val="DefaultParagraphFont"/>
    <w:link w:val="PlainText"/>
    <w:uiPriority w:val="99"/>
    <w:rsid w:val="005B559F"/>
    <w:rPr>
      <w:rFonts w:ascii="Calibri" w:eastAsiaTheme="minorHAnsi" w:hAnsi="Calibri"/>
      <w:sz w:val="22"/>
      <w:szCs w:val="22"/>
    </w:rPr>
  </w:style>
  <w:style w:type="character" w:styleId="CommentReference">
    <w:name w:val="annotation reference"/>
    <w:basedOn w:val="DefaultParagraphFont"/>
    <w:uiPriority w:val="99"/>
    <w:semiHidden/>
    <w:unhideWhenUsed/>
    <w:rsid w:val="005B559F"/>
    <w:rPr>
      <w:sz w:val="16"/>
      <w:szCs w:val="16"/>
    </w:rPr>
  </w:style>
  <w:style w:type="paragraph" w:styleId="CommentSubject">
    <w:name w:val="annotation subject"/>
    <w:basedOn w:val="CommentText"/>
    <w:next w:val="CommentText"/>
    <w:link w:val="CommentSubjectChar"/>
    <w:uiPriority w:val="99"/>
    <w:semiHidden/>
    <w:unhideWhenUsed/>
    <w:rsid w:val="005B559F"/>
    <w:rPr>
      <w:b/>
      <w:bCs/>
    </w:rPr>
  </w:style>
  <w:style w:type="character" w:customStyle="1" w:styleId="CommentSubjectChar">
    <w:name w:val="Comment Subject Char"/>
    <w:basedOn w:val="CommentTextChar"/>
    <w:link w:val="CommentSubject"/>
    <w:uiPriority w:val="99"/>
    <w:semiHidden/>
    <w:rsid w:val="005B559F"/>
    <w:rPr>
      <w:b/>
      <w:bCs/>
    </w:rPr>
  </w:style>
  <w:style w:type="paragraph" w:styleId="Revision">
    <w:name w:val="Revision"/>
    <w:hidden/>
    <w:uiPriority w:val="99"/>
    <w:semiHidden/>
    <w:rsid w:val="005B559F"/>
    <w:rPr>
      <w:sz w:val="24"/>
      <w:szCs w:val="24"/>
    </w:rPr>
  </w:style>
  <w:style w:type="table" w:styleId="LightList-Accent3">
    <w:name w:val="Light List Accent 3"/>
    <w:basedOn w:val="TableNormal"/>
    <w:uiPriority w:val="61"/>
    <w:rsid w:val="005B559F"/>
    <w:rPr>
      <w:rFonts w:asciiTheme="minorHAnsi" w:eastAsiaTheme="minorHAnsi" w:hAnsiTheme="minorHAnsi" w:cstheme="minorBidi"/>
      <w:sz w:val="22"/>
      <w:szCs w:val="22"/>
    </w:rPr>
    <w:tblPr>
      <w:tblStyleRowBandSize w:val="1"/>
      <w:tblStyleColBandSize w:val="1"/>
      <w:tblBorders>
        <w:top w:val="single" w:sz="8" w:space="0" w:color="A55A26" w:themeColor="accent3"/>
        <w:left w:val="single" w:sz="8" w:space="0" w:color="A55A26" w:themeColor="accent3"/>
        <w:bottom w:val="single" w:sz="8" w:space="0" w:color="A55A26" w:themeColor="accent3"/>
        <w:right w:val="single" w:sz="8" w:space="0" w:color="A55A26" w:themeColor="accent3"/>
      </w:tblBorders>
    </w:tblPr>
    <w:tblStylePr w:type="firstRow">
      <w:pPr>
        <w:spacing w:before="0" w:after="0" w:line="240" w:lineRule="auto"/>
      </w:pPr>
      <w:rPr>
        <w:b/>
        <w:bCs/>
        <w:color w:val="FFFFFF" w:themeColor="background1"/>
      </w:rPr>
      <w:tblPr/>
      <w:tcPr>
        <w:shd w:val="clear" w:color="auto" w:fill="A55A26" w:themeFill="accent3"/>
      </w:tcPr>
    </w:tblStylePr>
    <w:tblStylePr w:type="lastRow">
      <w:pPr>
        <w:spacing w:before="0" w:after="0" w:line="240" w:lineRule="auto"/>
      </w:pPr>
      <w:rPr>
        <w:b/>
        <w:bCs/>
      </w:rPr>
      <w:tblPr/>
      <w:tcPr>
        <w:tcBorders>
          <w:top w:val="double" w:sz="6" w:space="0" w:color="A55A26" w:themeColor="accent3"/>
          <w:left w:val="single" w:sz="8" w:space="0" w:color="A55A26" w:themeColor="accent3"/>
          <w:bottom w:val="single" w:sz="8" w:space="0" w:color="A55A26" w:themeColor="accent3"/>
          <w:right w:val="single" w:sz="8" w:space="0" w:color="A55A26" w:themeColor="accent3"/>
        </w:tcBorders>
      </w:tcPr>
    </w:tblStylePr>
    <w:tblStylePr w:type="firstCol">
      <w:rPr>
        <w:b/>
        <w:bCs/>
      </w:rPr>
    </w:tblStylePr>
    <w:tblStylePr w:type="lastCol">
      <w:rPr>
        <w:b/>
        <w:bCs/>
      </w:rPr>
    </w:tblStylePr>
    <w:tblStylePr w:type="band1Vert">
      <w:tblPr/>
      <w:tcPr>
        <w:tcBorders>
          <w:top w:val="single" w:sz="8" w:space="0" w:color="A55A26" w:themeColor="accent3"/>
          <w:left w:val="single" w:sz="8" w:space="0" w:color="A55A26" w:themeColor="accent3"/>
          <w:bottom w:val="single" w:sz="8" w:space="0" w:color="A55A26" w:themeColor="accent3"/>
          <w:right w:val="single" w:sz="8" w:space="0" w:color="A55A26" w:themeColor="accent3"/>
        </w:tcBorders>
      </w:tcPr>
    </w:tblStylePr>
    <w:tblStylePr w:type="band1Horz">
      <w:tblPr/>
      <w:tcPr>
        <w:tcBorders>
          <w:top w:val="single" w:sz="8" w:space="0" w:color="A55A26" w:themeColor="accent3"/>
          <w:left w:val="single" w:sz="8" w:space="0" w:color="A55A26" w:themeColor="accent3"/>
          <w:bottom w:val="single" w:sz="8" w:space="0" w:color="A55A26" w:themeColor="accent3"/>
          <w:right w:val="single" w:sz="8" w:space="0" w:color="A55A26" w:themeColor="accent3"/>
        </w:tcBorders>
      </w:tcPr>
    </w:tblStylePr>
  </w:style>
  <w:style w:type="table" w:styleId="LightShading">
    <w:name w:val="Light Shading"/>
    <w:basedOn w:val="TableNormal"/>
    <w:uiPriority w:val="60"/>
    <w:rsid w:val="005B559F"/>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asicParagraph">
    <w:name w:val="[Basic Paragraph]"/>
    <w:basedOn w:val="Normal"/>
    <w:uiPriority w:val="99"/>
    <w:rsid w:val="005B559F"/>
    <w:pPr>
      <w:widowControl w:val="0"/>
      <w:autoSpaceDE w:val="0"/>
      <w:autoSpaceDN w:val="0"/>
      <w:adjustRightInd w:val="0"/>
      <w:textAlignment w:val="center"/>
    </w:pPr>
    <w:rPr>
      <w:rFonts w:ascii="Times-Roman" w:eastAsiaTheme="minorHAnsi" w:hAnsi="Times-Roman" w:cs="Times-Roman"/>
      <w:color w:val="000000"/>
    </w:rPr>
  </w:style>
  <w:style w:type="character" w:customStyle="1" w:styleId="PFSectionHeader">
    <w:name w:val="PF Section Header"/>
    <w:uiPriority w:val="99"/>
    <w:rsid w:val="005B559F"/>
    <w:rPr>
      <w:rFonts w:ascii="Georgia" w:hAnsi="Georgia" w:cs="Georgia"/>
      <w:color w:val="E27F59"/>
      <w:sz w:val="36"/>
      <w:szCs w:val="36"/>
    </w:rPr>
  </w:style>
  <w:style w:type="character" w:customStyle="1" w:styleId="PFMainbody">
    <w:name w:val="PF Main body"/>
    <w:basedOn w:val="DefaultParagraphFont"/>
    <w:uiPriority w:val="99"/>
    <w:rsid w:val="005B559F"/>
    <w:rPr>
      <w:rFonts w:ascii="Georgia" w:hAnsi="Georgia" w:cs="Georgia"/>
      <w:color w:val="000000"/>
      <w:sz w:val="22"/>
      <w:szCs w:val="22"/>
    </w:rPr>
  </w:style>
  <w:style w:type="character" w:customStyle="1" w:styleId="PFSubHeads">
    <w:name w:val="PF SubHeads"/>
    <w:basedOn w:val="DefaultParagraphFont"/>
    <w:uiPriority w:val="99"/>
    <w:rsid w:val="005B559F"/>
    <w:rPr>
      <w:rFonts w:ascii="Verdana-Bold" w:hAnsi="Verdana-Bold" w:cs="Verdana-Bold"/>
      <w:b/>
      <w:bCs/>
      <w:color w:val="E08C5E"/>
      <w:sz w:val="22"/>
      <w:szCs w:val="22"/>
    </w:rPr>
  </w:style>
  <w:style w:type="character" w:customStyle="1" w:styleId="PFNotemark">
    <w:name w:val="PF Note mark"/>
    <w:uiPriority w:val="99"/>
    <w:rsid w:val="005B559F"/>
    <w:rPr>
      <w:rFonts w:ascii="Verdana" w:hAnsi="Verdana" w:cs="Verdana"/>
      <w:color w:val="000000"/>
      <w:sz w:val="20"/>
      <w:szCs w:val="20"/>
      <w:vertAlign w:val="superscript"/>
    </w:rPr>
  </w:style>
  <w:style w:type="character" w:customStyle="1" w:styleId="PFMainbodyitalic">
    <w:name w:val="PF Main body italic"/>
    <w:basedOn w:val="DefaultParagraphFont"/>
    <w:uiPriority w:val="99"/>
    <w:rsid w:val="005B559F"/>
    <w:rPr>
      <w:rFonts w:ascii="Georgia-Italic" w:hAnsi="Georgia-Italic" w:cs="Georgia-Italic"/>
      <w:i/>
      <w:iCs/>
      <w:color w:val="000000"/>
      <w:sz w:val="22"/>
      <w:szCs w:val="22"/>
    </w:rPr>
  </w:style>
  <w:style w:type="character" w:customStyle="1" w:styleId="PFSubSubSection">
    <w:name w:val="PF SubSubSection"/>
    <w:basedOn w:val="DefaultParagraphFont"/>
    <w:uiPriority w:val="99"/>
    <w:rsid w:val="005B559F"/>
    <w:rPr>
      <w:rFonts w:ascii="Georgia-Italic" w:hAnsi="Georgia-Italic" w:cs="Georgia-Italic"/>
      <w:i/>
      <w:iCs/>
      <w:color w:val="4C4C4C"/>
      <w:sz w:val="22"/>
      <w:szCs w:val="22"/>
    </w:rPr>
  </w:style>
  <w:style w:type="character" w:customStyle="1" w:styleId="PFFootnote">
    <w:name w:val="PF Footnote"/>
    <w:basedOn w:val="DefaultParagraphFont"/>
    <w:uiPriority w:val="99"/>
    <w:rsid w:val="005B559F"/>
    <w:rPr>
      <w:rFonts w:ascii="Verdana" w:hAnsi="Verdana" w:cs="Verdana"/>
      <w:color w:val="4C4C4C"/>
      <w:sz w:val="14"/>
      <w:szCs w:val="14"/>
    </w:rPr>
  </w:style>
  <w:style w:type="character" w:customStyle="1" w:styleId="PFFootnoteitalic">
    <w:name w:val="PF Footnote italic"/>
    <w:basedOn w:val="DefaultParagraphFont"/>
    <w:uiPriority w:val="99"/>
    <w:rsid w:val="005B559F"/>
    <w:rPr>
      <w:rFonts w:ascii="Verdana-Italic" w:hAnsi="Verdana-Italic" w:cs="Verdana-Italic"/>
      <w:i/>
      <w:iCs/>
      <w:color w:val="4C4C4C"/>
      <w:sz w:val="14"/>
      <w:szCs w:val="14"/>
    </w:rPr>
  </w:style>
  <w:style w:type="paragraph" w:styleId="FootnoteText">
    <w:name w:val="footnote text"/>
    <w:basedOn w:val="Normal"/>
    <w:link w:val="FootnoteTextChar"/>
    <w:semiHidden/>
    <w:rsid w:val="00B723ED"/>
    <w:rPr>
      <w:sz w:val="20"/>
      <w:szCs w:val="20"/>
    </w:rPr>
  </w:style>
  <w:style w:type="character" w:customStyle="1" w:styleId="FootnoteTextChar">
    <w:name w:val="Footnote Text Char"/>
    <w:basedOn w:val="DefaultParagraphFont"/>
    <w:link w:val="FootnoteText"/>
    <w:semiHidden/>
    <w:rsid w:val="00B723ED"/>
  </w:style>
  <w:style w:type="character" w:styleId="FootnoteReference">
    <w:name w:val="footnote reference"/>
    <w:basedOn w:val="DefaultParagraphFont"/>
    <w:semiHidden/>
    <w:rsid w:val="00B723E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pPr>
        <w:spacing w:line="288" w:lineRule="auto"/>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uiPriority="99"/>
    <w:lsdException w:name="footer" w:semiHidden="1" w:uiPriority="99"/>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uiPriority="99"/>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Indent" w:semiHidden="1" w:uiPriority="99"/>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uiPriority="99"/>
    <w:lsdException w:name="E-mail Signature" w:semiHidden="1"/>
    <w:lsdException w:name="HTML Top of Form" w:uiPriority="99"/>
    <w:lsdException w:name="HTML Bottom of Form" w:uiPriority="99"/>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uiPriority="99"/>
    <w:lsdException w:name="No List" w:uiPriority="99"/>
    <w:lsdException w:name="Balloon Text" w:semiHidden="1" w:uiPriority="99"/>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5B559F"/>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uiPriority w:val="9"/>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2760F"/>
  </w:style>
  <w:style w:type="character" w:customStyle="1" w:styleId="BodyTextChar">
    <w:name w:val="Body Text Char"/>
    <w:basedOn w:val="DefaultParagraphFont"/>
    <w:link w:val="BodyText"/>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uiPriority w:val="9"/>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uiPriority w:val="99"/>
    <w:semiHidden/>
    <w:rsid w:val="00914DF9"/>
    <w:rPr>
      <w:rFonts w:ascii="Tahoma" w:hAnsi="Tahoma" w:cs="Tahoma"/>
      <w:sz w:val="16"/>
      <w:szCs w:val="16"/>
    </w:rPr>
  </w:style>
  <w:style w:type="character" w:customStyle="1" w:styleId="BalloonTextChar">
    <w:name w:val="Balloon Text Char"/>
    <w:basedOn w:val="DefaultParagraphFont"/>
    <w:link w:val="BalloonText"/>
    <w:uiPriority w:val="99"/>
    <w:semiHidden/>
    <w:rsid w:val="00914DF9"/>
    <w:rPr>
      <w:rFonts w:ascii="Tahoma" w:eastAsiaTheme="minorHAnsi" w:hAnsi="Tahoma" w:cs="Tahoma"/>
      <w:sz w:val="16"/>
      <w:szCs w:val="16"/>
    </w:rPr>
  </w:style>
  <w:style w:type="paragraph" w:customStyle="1" w:styleId="BodyFootnote">
    <w:name w:val="Body Footnote"/>
    <w:uiPriority w:val="3"/>
    <w:qFormat/>
    <w:rsid w:val="00047661"/>
    <w:pPr>
      <w:autoSpaceDE w:val="0"/>
      <w:autoSpaceDN w:val="0"/>
      <w:adjustRightInd w:val="0"/>
      <w:spacing w:line="200" w:lineRule="exact"/>
    </w:pPr>
    <w:rPr>
      <w:rFonts w:ascii="Verdana" w:eastAsiaTheme="minorHAnsi" w:hAnsi="Verdana"/>
      <w:color w:val="595959" w:themeColor="text1" w:themeTint="A6"/>
      <w:sz w:val="14"/>
      <w:szCs w:val="14"/>
    </w:rPr>
  </w:style>
  <w:style w:type="paragraph" w:styleId="ListParagraph">
    <w:name w:val="List Paragraph"/>
    <w:aliases w:val="Bullets"/>
    <w:basedOn w:val="Normal"/>
    <w:uiPriority w:val="34"/>
    <w:qFormat/>
    <w:rsid w:val="00EF0607"/>
    <w:pPr>
      <w:numPr>
        <w:numId w:val="1"/>
      </w:numPr>
      <w:contextualSpacing/>
    </w:p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3D4C45"/>
    <w:pPr>
      <w:spacing w:after="100"/>
      <w:ind w:left="220"/>
    </w:pPr>
    <w:rPr>
      <w:rFonts w:ascii="Franklin Gothic Book" w:hAnsi="Franklin Gothic Book"/>
      <w:sz w:val="28"/>
    </w:rPr>
  </w:style>
  <w:style w:type="paragraph" w:styleId="Header">
    <w:name w:val="header"/>
    <w:basedOn w:val="Normal"/>
    <w:link w:val="HeaderChar"/>
    <w:uiPriority w:val="99"/>
    <w:rsid w:val="00276264"/>
    <w:pPr>
      <w:tabs>
        <w:tab w:val="center" w:pos="4680"/>
        <w:tab w:val="right" w:pos="9360"/>
      </w:tabs>
    </w:pPr>
  </w:style>
  <w:style w:type="character" w:customStyle="1" w:styleId="HeaderChar">
    <w:name w:val="Header Char"/>
    <w:basedOn w:val="DefaultParagraphFont"/>
    <w:link w:val="Header"/>
    <w:uiPriority w:val="99"/>
    <w:rsid w:val="00276264"/>
    <w:rPr>
      <w:rFonts w:ascii="Georgia" w:eastAsiaTheme="minorHAnsi" w:hAnsi="Georgia"/>
      <w:sz w:val="22"/>
      <w:szCs w:val="22"/>
    </w:rPr>
  </w:style>
  <w:style w:type="paragraph" w:styleId="Footer">
    <w:name w:val="footer"/>
    <w:basedOn w:val="Normal"/>
    <w:link w:val="FooterChar"/>
    <w:uiPriority w:val="99"/>
    <w:rsid w:val="00276264"/>
    <w:pPr>
      <w:tabs>
        <w:tab w:val="center" w:pos="4680"/>
        <w:tab w:val="right" w:pos="9360"/>
      </w:tabs>
    </w:pPr>
  </w:style>
  <w:style w:type="character" w:customStyle="1" w:styleId="FooterChar">
    <w:name w:val="Footer Char"/>
    <w:basedOn w:val="DefaultParagraphFont"/>
    <w:link w:val="Footer"/>
    <w:uiPriority w:val="99"/>
    <w:rsid w:val="00276264"/>
    <w:rPr>
      <w:rFonts w:ascii="Georgia" w:eastAsiaTheme="minorHAnsi" w:hAnsi="Georgia"/>
      <w:sz w:val="22"/>
      <w:szCs w:val="22"/>
    </w:rPr>
  </w:style>
  <w:style w:type="paragraph" w:styleId="CommentText">
    <w:name w:val="annotation text"/>
    <w:basedOn w:val="Normal"/>
    <w:link w:val="CommentTextChar"/>
    <w:semiHidden/>
    <w:rsid w:val="005B559F"/>
    <w:rPr>
      <w:sz w:val="20"/>
      <w:szCs w:val="20"/>
    </w:rPr>
  </w:style>
  <w:style w:type="character" w:customStyle="1" w:styleId="CommentTextChar">
    <w:name w:val="Comment Text Char"/>
    <w:basedOn w:val="DefaultParagraphFont"/>
    <w:link w:val="CommentText"/>
    <w:semiHidden/>
    <w:rsid w:val="005B559F"/>
  </w:style>
  <w:style w:type="paragraph" w:styleId="BodyTextIndent">
    <w:name w:val="Body Text Indent"/>
    <w:basedOn w:val="Normal"/>
    <w:link w:val="BodyTextIndentChar"/>
    <w:uiPriority w:val="99"/>
    <w:semiHidden/>
    <w:unhideWhenUsed/>
    <w:rsid w:val="005B559F"/>
    <w:pPr>
      <w:spacing w:after="120"/>
      <w:ind w:left="360"/>
    </w:pPr>
  </w:style>
  <w:style w:type="character" w:customStyle="1" w:styleId="BodyTextIndentChar">
    <w:name w:val="Body Text Indent Char"/>
    <w:basedOn w:val="DefaultParagraphFont"/>
    <w:link w:val="BodyTextIndent"/>
    <w:uiPriority w:val="99"/>
    <w:semiHidden/>
    <w:rsid w:val="005B559F"/>
    <w:rPr>
      <w:sz w:val="24"/>
      <w:szCs w:val="24"/>
    </w:rPr>
  </w:style>
  <w:style w:type="paragraph" w:styleId="ListNumber2">
    <w:name w:val="List Number 2"/>
    <w:basedOn w:val="Normal"/>
    <w:rsid w:val="005B559F"/>
    <w:pPr>
      <w:numPr>
        <w:numId w:val="31"/>
      </w:numPr>
    </w:pPr>
  </w:style>
  <w:style w:type="character" w:customStyle="1" w:styleId="asterisk">
    <w:name w:val="asterisk"/>
    <w:basedOn w:val="DefaultParagraphFont"/>
    <w:rsid w:val="005B559F"/>
  </w:style>
  <w:style w:type="character" w:customStyle="1" w:styleId="questionhelp">
    <w:name w:val="questionhelp"/>
    <w:basedOn w:val="DefaultParagraphFont"/>
    <w:rsid w:val="005B559F"/>
  </w:style>
  <w:style w:type="paragraph" w:styleId="z-TopofForm">
    <w:name w:val="HTML Top of Form"/>
    <w:basedOn w:val="Normal"/>
    <w:next w:val="Normal"/>
    <w:link w:val="z-TopofFormChar"/>
    <w:hidden/>
    <w:uiPriority w:val="99"/>
    <w:unhideWhenUsed/>
    <w:rsid w:val="005B559F"/>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5B559F"/>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5B559F"/>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5B559F"/>
    <w:rPr>
      <w:rFonts w:ascii="Arial" w:hAnsi="Arial" w:cs="Arial"/>
      <w:vanish/>
      <w:sz w:val="16"/>
      <w:szCs w:val="16"/>
    </w:rPr>
  </w:style>
  <w:style w:type="paragraph" w:styleId="ListBullet">
    <w:name w:val="List Bullet"/>
    <w:basedOn w:val="Normal"/>
    <w:autoRedefine/>
    <w:rsid w:val="005B559F"/>
    <w:pPr>
      <w:numPr>
        <w:numId w:val="33"/>
      </w:numPr>
    </w:pPr>
  </w:style>
  <w:style w:type="character" w:customStyle="1" w:styleId="option">
    <w:name w:val="option"/>
    <w:basedOn w:val="DefaultParagraphFont"/>
    <w:rsid w:val="005B559F"/>
  </w:style>
  <w:style w:type="character" w:customStyle="1" w:styleId="comment1">
    <w:name w:val="comment1"/>
    <w:basedOn w:val="DefaultParagraphFont"/>
    <w:rsid w:val="005B559F"/>
  </w:style>
  <w:style w:type="character" w:customStyle="1" w:styleId="group-name1">
    <w:name w:val="group-name1"/>
    <w:basedOn w:val="DefaultParagraphFont"/>
    <w:rsid w:val="005B559F"/>
    <w:rPr>
      <w:rFonts w:ascii="Verdana" w:hAnsi="Verdana" w:hint="default"/>
      <w:b/>
      <w:bCs/>
      <w:sz w:val="24"/>
      <w:szCs w:val="24"/>
    </w:rPr>
  </w:style>
  <w:style w:type="character" w:customStyle="1" w:styleId="asterisk1">
    <w:name w:val="asterisk1"/>
    <w:basedOn w:val="DefaultParagraphFont"/>
    <w:rsid w:val="005B559F"/>
    <w:rPr>
      <w:rFonts w:ascii="Verdana" w:hAnsi="Verdana" w:hint="default"/>
      <w:color w:val="FF0000"/>
      <w:sz w:val="14"/>
      <w:szCs w:val="14"/>
    </w:rPr>
  </w:style>
  <w:style w:type="paragraph" w:customStyle="1" w:styleId="question">
    <w:name w:val="question"/>
    <w:basedOn w:val="Normal"/>
    <w:rsid w:val="005B559F"/>
    <w:pPr>
      <w:spacing w:before="150" w:after="150"/>
    </w:pPr>
  </w:style>
  <w:style w:type="paragraph" w:customStyle="1" w:styleId="Default">
    <w:name w:val="Default"/>
    <w:rsid w:val="005B559F"/>
    <w:pPr>
      <w:autoSpaceDE w:val="0"/>
      <w:autoSpaceDN w:val="0"/>
      <w:adjustRightInd w:val="0"/>
    </w:pPr>
    <w:rPr>
      <w:rFonts w:eastAsiaTheme="minorHAnsi"/>
      <w:color w:val="000000"/>
      <w:sz w:val="24"/>
      <w:szCs w:val="24"/>
    </w:rPr>
  </w:style>
  <w:style w:type="paragraph" w:styleId="PlainText">
    <w:name w:val="Plain Text"/>
    <w:basedOn w:val="Normal"/>
    <w:link w:val="PlainTextChar"/>
    <w:uiPriority w:val="99"/>
    <w:unhideWhenUsed/>
    <w:rsid w:val="005B559F"/>
    <w:rPr>
      <w:rFonts w:ascii="Calibri" w:eastAsiaTheme="minorHAnsi" w:hAnsi="Calibri"/>
      <w:sz w:val="22"/>
      <w:szCs w:val="22"/>
    </w:rPr>
  </w:style>
  <w:style w:type="character" w:customStyle="1" w:styleId="PlainTextChar">
    <w:name w:val="Plain Text Char"/>
    <w:basedOn w:val="DefaultParagraphFont"/>
    <w:link w:val="PlainText"/>
    <w:uiPriority w:val="99"/>
    <w:rsid w:val="005B559F"/>
    <w:rPr>
      <w:rFonts w:ascii="Calibri" w:eastAsiaTheme="minorHAnsi" w:hAnsi="Calibri"/>
      <w:sz w:val="22"/>
      <w:szCs w:val="22"/>
    </w:rPr>
  </w:style>
  <w:style w:type="character" w:styleId="CommentReference">
    <w:name w:val="annotation reference"/>
    <w:basedOn w:val="DefaultParagraphFont"/>
    <w:uiPriority w:val="99"/>
    <w:semiHidden/>
    <w:unhideWhenUsed/>
    <w:rsid w:val="005B559F"/>
    <w:rPr>
      <w:sz w:val="16"/>
      <w:szCs w:val="16"/>
    </w:rPr>
  </w:style>
  <w:style w:type="paragraph" w:styleId="CommentSubject">
    <w:name w:val="annotation subject"/>
    <w:basedOn w:val="CommentText"/>
    <w:next w:val="CommentText"/>
    <w:link w:val="CommentSubjectChar"/>
    <w:uiPriority w:val="99"/>
    <w:semiHidden/>
    <w:unhideWhenUsed/>
    <w:rsid w:val="005B559F"/>
    <w:rPr>
      <w:b/>
      <w:bCs/>
    </w:rPr>
  </w:style>
  <w:style w:type="character" w:customStyle="1" w:styleId="CommentSubjectChar">
    <w:name w:val="Comment Subject Char"/>
    <w:basedOn w:val="CommentTextChar"/>
    <w:link w:val="CommentSubject"/>
    <w:uiPriority w:val="99"/>
    <w:semiHidden/>
    <w:rsid w:val="005B559F"/>
    <w:rPr>
      <w:b/>
      <w:bCs/>
    </w:rPr>
  </w:style>
  <w:style w:type="paragraph" w:styleId="Revision">
    <w:name w:val="Revision"/>
    <w:hidden/>
    <w:uiPriority w:val="99"/>
    <w:semiHidden/>
    <w:rsid w:val="005B559F"/>
    <w:rPr>
      <w:sz w:val="24"/>
      <w:szCs w:val="24"/>
    </w:rPr>
  </w:style>
  <w:style w:type="table" w:styleId="LightList-Accent3">
    <w:name w:val="Light List Accent 3"/>
    <w:basedOn w:val="TableNormal"/>
    <w:uiPriority w:val="61"/>
    <w:rsid w:val="005B559F"/>
    <w:rPr>
      <w:rFonts w:asciiTheme="minorHAnsi" w:eastAsiaTheme="minorHAnsi" w:hAnsiTheme="minorHAnsi" w:cstheme="minorBidi"/>
      <w:sz w:val="22"/>
      <w:szCs w:val="22"/>
    </w:rPr>
    <w:tblPr>
      <w:tblStyleRowBandSize w:val="1"/>
      <w:tblStyleColBandSize w:val="1"/>
      <w:tblBorders>
        <w:top w:val="single" w:sz="8" w:space="0" w:color="A55A26" w:themeColor="accent3"/>
        <w:left w:val="single" w:sz="8" w:space="0" w:color="A55A26" w:themeColor="accent3"/>
        <w:bottom w:val="single" w:sz="8" w:space="0" w:color="A55A26" w:themeColor="accent3"/>
        <w:right w:val="single" w:sz="8" w:space="0" w:color="A55A26" w:themeColor="accent3"/>
      </w:tblBorders>
    </w:tblPr>
    <w:tblStylePr w:type="firstRow">
      <w:pPr>
        <w:spacing w:before="0" w:after="0" w:line="240" w:lineRule="auto"/>
      </w:pPr>
      <w:rPr>
        <w:b/>
        <w:bCs/>
        <w:color w:val="FFFFFF" w:themeColor="background1"/>
      </w:rPr>
      <w:tblPr/>
      <w:tcPr>
        <w:shd w:val="clear" w:color="auto" w:fill="A55A26" w:themeFill="accent3"/>
      </w:tcPr>
    </w:tblStylePr>
    <w:tblStylePr w:type="lastRow">
      <w:pPr>
        <w:spacing w:before="0" w:after="0" w:line="240" w:lineRule="auto"/>
      </w:pPr>
      <w:rPr>
        <w:b/>
        <w:bCs/>
      </w:rPr>
      <w:tblPr/>
      <w:tcPr>
        <w:tcBorders>
          <w:top w:val="double" w:sz="6" w:space="0" w:color="A55A26" w:themeColor="accent3"/>
          <w:left w:val="single" w:sz="8" w:space="0" w:color="A55A26" w:themeColor="accent3"/>
          <w:bottom w:val="single" w:sz="8" w:space="0" w:color="A55A26" w:themeColor="accent3"/>
          <w:right w:val="single" w:sz="8" w:space="0" w:color="A55A26" w:themeColor="accent3"/>
        </w:tcBorders>
      </w:tcPr>
    </w:tblStylePr>
    <w:tblStylePr w:type="firstCol">
      <w:rPr>
        <w:b/>
        <w:bCs/>
      </w:rPr>
    </w:tblStylePr>
    <w:tblStylePr w:type="lastCol">
      <w:rPr>
        <w:b/>
        <w:bCs/>
      </w:rPr>
    </w:tblStylePr>
    <w:tblStylePr w:type="band1Vert">
      <w:tblPr/>
      <w:tcPr>
        <w:tcBorders>
          <w:top w:val="single" w:sz="8" w:space="0" w:color="A55A26" w:themeColor="accent3"/>
          <w:left w:val="single" w:sz="8" w:space="0" w:color="A55A26" w:themeColor="accent3"/>
          <w:bottom w:val="single" w:sz="8" w:space="0" w:color="A55A26" w:themeColor="accent3"/>
          <w:right w:val="single" w:sz="8" w:space="0" w:color="A55A26" w:themeColor="accent3"/>
        </w:tcBorders>
      </w:tcPr>
    </w:tblStylePr>
    <w:tblStylePr w:type="band1Horz">
      <w:tblPr/>
      <w:tcPr>
        <w:tcBorders>
          <w:top w:val="single" w:sz="8" w:space="0" w:color="A55A26" w:themeColor="accent3"/>
          <w:left w:val="single" w:sz="8" w:space="0" w:color="A55A26" w:themeColor="accent3"/>
          <w:bottom w:val="single" w:sz="8" w:space="0" w:color="A55A26" w:themeColor="accent3"/>
          <w:right w:val="single" w:sz="8" w:space="0" w:color="A55A26" w:themeColor="accent3"/>
        </w:tcBorders>
      </w:tcPr>
    </w:tblStylePr>
  </w:style>
  <w:style w:type="table" w:styleId="LightShading">
    <w:name w:val="Light Shading"/>
    <w:basedOn w:val="TableNormal"/>
    <w:uiPriority w:val="60"/>
    <w:rsid w:val="005B559F"/>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asicParagraph">
    <w:name w:val="[Basic Paragraph]"/>
    <w:basedOn w:val="Normal"/>
    <w:uiPriority w:val="99"/>
    <w:rsid w:val="005B559F"/>
    <w:pPr>
      <w:widowControl w:val="0"/>
      <w:autoSpaceDE w:val="0"/>
      <w:autoSpaceDN w:val="0"/>
      <w:adjustRightInd w:val="0"/>
      <w:textAlignment w:val="center"/>
    </w:pPr>
    <w:rPr>
      <w:rFonts w:ascii="Times-Roman" w:eastAsiaTheme="minorHAnsi" w:hAnsi="Times-Roman" w:cs="Times-Roman"/>
      <w:color w:val="000000"/>
    </w:rPr>
  </w:style>
  <w:style w:type="character" w:customStyle="1" w:styleId="PFSectionHeader">
    <w:name w:val="PF Section Header"/>
    <w:uiPriority w:val="99"/>
    <w:rsid w:val="005B559F"/>
    <w:rPr>
      <w:rFonts w:ascii="Georgia" w:hAnsi="Georgia" w:cs="Georgia"/>
      <w:color w:val="E27F59"/>
      <w:sz w:val="36"/>
      <w:szCs w:val="36"/>
    </w:rPr>
  </w:style>
  <w:style w:type="character" w:customStyle="1" w:styleId="PFMainbody">
    <w:name w:val="PF Main body"/>
    <w:basedOn w:val="DefaultParagraphFont"/>
    <w:uiPriority w:val="99"/>
    <w:rsid w:val="005B559F"/>
    <w:rPr>
      <w:rFonts w:ascii="Georgia" w:hAnsi="Georgia" w:cs="Georgia"/>
      <w:color w:val="000000"/>
      <w:sz w:val="22"/>
      <w:szCs w:val="22"/>
    </w:rPr>
  </w:style>
  <w:style w:type="character" w:customStyle="1" w:styleId="PFSubHeads">
    <w:name w:val="PF SubHeads"/>
    <w:basedOn w:val="DefaultParagraphFont"/>
    <w:uiPriority w:val="99"/>
    <w:rsid w:val="005B559F"/>
    <w:rPr>
      <w:rFonts w:ascii="Verdana-Bold" w:hAnsi="Verdana-Bold" w:cs="Verdana-Bold"/>
      <w:b/>
      <w:bCs/>
      <w:color w:val="E08C5E"/>
      <w:sz w:val="22"/>
      <w:szCs w:val="22"/>
    </w:rPr>
  </w:style>
  <w:style w:type="character" w:customStyle="1" w:styleId="PFNotemark">
    <w:name w:val="PF Note mark"/>
    <w:uiPriority w:val="99"/>
    <w:rsid w:val="005B559F"/>
    <w:rPr>
      <w:rFonts w:ascii="Verdana" w:hAnsi="Verdana" w:cs="Verdana"/>
      <w:color w:val="000000"/>
      <w:sz w:val="20"/>
      <w:szCs w:val="20"/>
      <w:vertAlign w:val="superscript"/>
    </w:rPr>
  </w:style>
  <w:style w:type="character" w:customStyle="1" w:styleId="PFMainbodyitalic">
    <w:name w:val="PF Main body italic"/>
    <w:basedOn w:val="DefaultParagraphFont"/>
    <w:uiPriority w:val="99"/>
    <w:rsid w:val="005B559F"/>
    <w:rPr>
      <w:rFonts w:ascii="Georgia-Italic" w:hAnsi="Georgia-Italic" w:cs="Georgia-Italic"/>
      <w:i/>
      <w:iCs/>
      <w:color w:val="000000"/>
      <w:sz w:val="22"/>
      <w:szCs w:val="22"/>
    </w:rPr>
  </w:style>
  <w:style w:type="character" w:customStyle="1" w:styleId="PFSubSubSection">
    <w:name w:val="PF SubSubSection"/>
    <w:basedOn w:val="DefaultParagraphFont"/>
    <w:uiPriority w:val="99"/>
    <w:rsid w:val="005B559F"/>
    <w:rPr>
      <w:rFonts w:ascii="Georgia-Italic" w:hAnsi="Georgia-Italic" w:cs="Georgia-Italic"/>
      <w:i/>
      <w:iCs/>
      <w:color w:val="4C4C4C"/>
      <w:sz w:val="22"/>
      <w:szCs w:val="22"/>
    </w:rPr>
  </w:style>
  <w:style w:type="character" w:customStyle="1" w:styleId="PFFootnote">
    <w:name w:val="PF Footnote"/>
    <w:basedOn w:val="DefaultParagraphFont"/>
    <w:uiPriority w:val="99"/>
    <w:rsid w:val="005B559F"/>
    <w:rPr>
      <w:rFonts w:ascii="Verdana" w:hAnsi="Verdana" w:cs="Verdana"/>
      <w:color w:val="4C4C4C"/>
      <w:sz w:val="14"/>
      <w:szCs w:val="14"/>
    </w:rPr>
  </w:style>
  <w:style w:type="character" w:customStyle="1" w:styleId="PFFootnoteitalic">
    <w:name w:val="PF Footnote italic"/>
    <w:basedOn w:val="DefaultParagraphFont"/>
    <w:uiPriority w:val="99"/>
    <w:rsid w:val="005B559F"/>
    <w:rPr>
      <w:rFonts w:ascii="Verdana-Italic" w:hAnsi="Verdana-Italic" w:cs="Verdana-Italic"/>
      <w:i/>
      <w:iCs/>
      <w:color w:val="4C4C4C"/>
      <w:sz w:val="14"/>
      <w:szCs w:val="14"/>
    </w:rPr>
  </w:style>
  <w:style w:type="paragraph" w:styleId="FootnoteText">
    <w:name w:val="footnote text"/>
    <w:basedOn w:val="Normal"/>
    <w:link w:val="FootnoteTextChar"/>
    <w:semiHidden/>
    <w:rsid w:val="00B723ED"/>
    <w:rPr>
      <w:sz w:val="20"/>
      <w:szCs w:val="20"/>
    </w:rPr>
  </w:style>
  <w:style w:type="character" w:customStyle="1" w:styleId="FootnoteTextChar">
    <w:name w:val="Footnote Text Char"/>
    <w:basedOn w:val="DefaultParagraphFont"/>
    <w:link w:val="FootnoteText"/>
    <w:semiHidden/>
    <w:rsid w:val="00B723ED"/>
  </w:style>
  <w:style w:type="character" w:styleId="FootnoteReference">
    <w:name w:val="footnote reference"/>
    <w:basedOn w:val="DefaultParagraphFont"/>
    <w:semiHidden/>
    <w:rsid w:val="00B723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285196">
      <w:bodyDiv w:val="1"/>
      <w:marLeft w:val="0"/>
      <w:marRight w:val="0"/>
      <w:marTop w:val="0"/>
      <w:marBottom w:val="0"/>
      <w:divBdr>
        <w:top w:val="none" w:sz="0" w:space="0" w:color="auto"/>
        <w:left w:val="none" w:sz="0" w:space="0" w:color="auto"/>
        <w:bottom w:val="none" w:sz="0" w:space="0" w:color="auto"/>
        <w:right w:val="none" w:sz="0" w:space="0" w:color="auto"/>
      </w:divBdr>
    </w:div>
    <w:div w:id="62993740">
      <w:bodyDiv w:val="1"/>
      <w:marLeft w:val="0"/>
      <w:marRight w:val="0"/>
      <w:marTop w:val="0"/>
      <w:marBottom w:val="0"/>
      <w:divBdr>
        <w:top w:val="none" w:sz="0" w:space="0" w:color="auto"/>
        <w:left w:val="none" w:sz="0" w:space="0" w:color="auto"/>
        <w:bottom w:val="none" w:sz="0" w:space="0" w:color="auto"/>
        <w:right w:val="none" w:sz="0" w:space="0" w:color="auto"/>
      </w:divBdr>
      <w:divsChild>
        <w:div w:id="619723710">
          <w:marLeft w:val="0"/>
          <w:marRight w:val="0"/>
          <w:marTop w:val="0"/>
          <w:marBottom w:val="0"/>
          <w:divBdr>
            <w:top w:val="none" w:sz="0" w:space="0" w:color="auto"/>
            <w:left w:val="none" w:sz="0" w:space="0" w:color="auto"/>
            <w:bottom w:val="none" w:sz="0" w:space="0" w:color="auto"/>
            <w:right w:val="none" w:sz="0" w:space="0" w:color="auto"/>
          </w:divBdr>
          <w:divsChild>
            <w:div w:id="1459838283">
              <w:marLeft w:val="0"/>
              <w:marRight w:val="0"/>
              <w:marTop w:val="0"/>
              <w:marBottom w:val="600"/>
              <w:divBdr>
                <w:top w:val="none" w:sz="0" w:space="0" w:color="auto"/>
                <w:left w:val="none" w:sz="0" w:space="0" w:color="auto"/>
                <w:bottom w:val="none" w:sz="0" w:space="0" w:color="auto"/>
                <w:right w:val="single" w:sz="6" w:space="31" w:color="DEDEDE"/>
              </w:divBdr>
              <w:divsChild>
                <w:div w:id="181895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520333">
      <w:bodyDiv w:val="1"/>
      <w:marLeft w:val="0"/>
      <w:marRight w:val="0"/>
      <w:marTop w:val="0"/>
      <w:marBottom w:val="0"/>
      <w:divBdr>
        <w:top w:val="none" w:sz="0" w:space="0" w:color="auto"/>
        <w:left w:val="none" w:sz="0" w:space="0" w:color="auto"/>
        <w:bottom w:val="none" w:sz="0" w:space="0" w:color="auto"/>
        <w:right w:val="none" w:sz="0" w:space="0" w:color="auto"/>
      </w:divBdr>
      <w:divsChild>
        <w:div w:id="1723016188">
          <w:marLeft w:val="0"/>
          <w:marRight w:val="0"/>
          <w:marTop w:val="0"/>
          <w:marBottom w:val="0"/>
          <w:divBdr>
            <w:top w:val="none" w:sz="0" w:space="0" w:color="auto"/>
            <w:left w:val="none" w:sz="0" w:space="0" w:color="auto"/>
            <w:bottom w:val="none" w:sz="0" w:space="0" w:color="auto"/>
            <w:right w:val="none" w:sz="0" w:space="0" w:color="auto"/>
          </w:divBdr>
          <w:divsChild>
            <w:div w:id="1460566154">
              <w:marLeft w:val="0"/>
              <w:marRight w:val="0"/>
              <w:marTop w:val="0"/>
              <w:marBottom w:val="600"/>
              <w:divBdr>
                <w:top w:val="none" w:sz="0" w:space="0" w:color="auto"/>
                <w:left w:val="none" w:sz="0" w:space="0" w:color="auto"/>
                <w:bottom w:val="none" w:sz="0" w:space="0" w:color="auto"/>
                <w:right w:val="single" w:sz="6" w:space="31" w:color="DEDEDE"/>
              </w:divBdr>
              <w:divsChild>
                <w:div w:id="4549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922951">
      <w:bodyDiv w:val="1"/>
      <w:marLeft w:val="0"/>
      <w:marRight w:val="0"/>
      <w:marTop w:val="0"/>
      <w:marBottom w:val="0"/>
      <w:divBdr>
        <w:top w:val="none" w:sz="0" w:space="0" w:color="auto"/>
        <w:left w:val="none" w:sz="0" w:space="0" w:color="auto"/>
        <w:bottom w:val="none" w:sz="0" w:space="0" w:color="auto"/>
        <w:right w:val="none" w:sz="0" w:space="0" w:color="auto"/>
      </w:divBdr>
    </w:div>
    <w:div w:id="1921325849">
      <w:bodyDiv w:val="1"/>
      <w:marLeft w:val="0"/>
      <w:marRight w:val="0"/>
      <w:marTop w:val="0"/>
      <w:marBottom w:val="0"/>
      <w:divBdr>
        <w:top w:val="none" w:sz="0" w:space="0" w:color="auto"/>
        <w:left w:val="none" w:sz="0" w:space="0" w:color="auto"/>
        <w:bottom w:val="none" w:sz="0" w:space="0" w:color="auto"/>
        <w:right w:val="none" w:sz="0" w:space="0" w:color="auto"/>
      </w:divBdr>
      <w:divsChild>
        <w:div w:id="1807964853">
          <w:marLeft w:val="0"/>
          <w:marRight w:val="0"/>
          <w:marTop w:val="0"/>
          <w:marBottom w:val="0"/>
          <w:divBdr>
            <w:top w:val="none" w:sz="0" w:space="0" w:color="auto"/>
            <w:left w:val="none" w:sz="0" w:space="0" w:color="auto"/>
            <w:bottom w:val="none" w:sz="0" w:space="0" w:color="auto"/>
            <w:right w:val="none" w:sz="0" w:space="0" w:color="auto"/>
          </w:divBdr>
          <w:divsChild>
            <w:div w:id="459809076">
              <w:marLeft w:val="0"/>
              <w:marRight w:val="0"/>
              <w:marTop w:val="0"/>
              <w:marBottom w:val="600"/>
              <w:divBdr>
                <w:top w:val="none" w:sz="0" w:space="0" w:color="auto"/>
                <w:left w:val="none" w:sz="0" w:space="0" w:color="auto"/>
                <w:bottom w:val="none" w:sz="0" w:space="0" w:color="auto"/>
                <w:right w:val="single" w:sz="6" w:space="31" w:color="DEDEDE"/>
              </w:divBdr>
              <w:divsChild>
                <w:div w:id="9864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www.globalreligiousfutures.org/" TargetMode="External"/><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2" Type="http://schemas.openxmlformats.org/officeDocument/2006/relationships/hyperlink" Target="http://www.pewforum.org/2012/11/21/laws-penalizing-blasphemy-apostasy-and-defamation-of-religion-are-widespread/" TargetMode="External"/><Relationship Id="rId1" Type="http://schemas.openxmlformats.org/officeDocument/2006/relationships/hyperlink" Target="http://www.pewresearch.org/fact-tank/2014/03/19/religious-police-found-in-nearly-one-in-ten-countries-worldwide/" TargetMode="External"/></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08213D-08EE-4EA6-9713-5E68BC9BE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B22FD0D3</Template>
  <TotalTime>0</TotalTime>
  <Pages>37</Pages>
  <Words>11935</Words>
  <Characters>67834</Characters>
  <Application>Microsoft Office Word</Application>
  <DocSecurity>4</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79610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ATheodorou</dc:creator>
  <cp:lastModifiedBy>Travis Mitchell</cp:lastModifiedBy>
  <cp:revision>2</cp:revision>
  <cp:lastPrinted>2015-06-18T23:21:00Z</cp:lastPrinted>
  <dcterms:created xsi:type="dcterms:W3CDTF">2016-01-08T16:46:00Z</dcterms:created>
  <dcterms:modified xsi:type="dcterms:W3CDTF">2016-01-08T16:46:00Z</dcterms:modified>
</cp:coreProperties>
</file>